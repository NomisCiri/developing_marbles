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A09C" w14:textId="77777777" w:rsidR="00366DC8" w:rsidRPr="00E21CB8" w:rsidRDefault="00366DC8" w:rsidP="001A1B8C">
      <w:pPr>
        <w:jc w:val="both"/>
        <w:rPr>
          <w:sz w:val="24"/>
          <w:szCs w:val="24"/>
          <w:lang w:val="en-GB"/>
        </w:rPr>
      </w:pPr>
      <w:r>
        <w:rPr>
          <w:sz w:val="24"/>
          <w:szCs w:val="24"/>
          <w:lang w:val="en-GB"/>
        </w:rPr>
        <w:t>Uncertainty and Social information use in Adolescence</w:t>
      </w:r>
    </w:p>
    <w:p w14:paraId="55A84455" w14:textId="77777777" w:rsidR="00366DC8" w:rsidRPr="00E21CB8" w:rsidRDefault="00366DC8" w:rsidP="001A1B8C">
      <w:pPr>
        <w:jc w:val="both"/>
        <w:rPr>
          <w:sz w:val="24"/>
          <w:szCs w:val="24"/>
          <w:lang w:val="en-GB"/>
        </w:rPr>
      </w:pPr>
    </w:p>
    <w:p w14:paraId="33524B8B" w14:textId="77777777" w:rsidR="00366DC8" w:rsidRPr="00E21CB8" w:rsidRDefault="00366DC8" w:rsidP="001A1B8C">
      <w:pPr>
        <w:jc w:val="both"/>
        <w:rPr>
          <w:sz w:val="24"/>
          <w:szCs w:val="24"/>
          <w:lang w:val="en-GB"/>
        </w:rPr>
        <w:sectPr w:rsidR="00366DC8" w:rsidRPr="00E21CB8" w:rsidSect="00366DC8">
          <w:footerReference w:type="even" r:id="rId8"/>
          <w:footerReference w:type="default" r:id="rId9"/>
          <w:type w:val="continuous"/>
          <w:pgSz w:w="12240" w:h="15840" w:code="1"/>
          <w:pgMar w:top="1440" w:right="1080" w:bottom="1080" w:left="1080" w:header="720" w:footer="720" w:gutter="0"/>
          <w:cols w:space="720"/>
        </w:sectPr>
      </w:pPr>
    </w:p>
    <w:p w14:paraId="7728E517" w14:textId="77777777" w:rsidR="00366DC8" w:rsidRPr="00E21CB8" w:rsidRDefault="00366DC8" w:rsidP="001A1B8C">
      <w:pPr>
        <w:jc w:val="both"/>
        <w:rPr>
          <w:b/>
          <w:bCs/>
          <w:i/>
          <w:iCs/>
          <w:sz w:val="24"/>
          <w:szCs w:val="24"/>
          <w:lang w:val="en-GB"/>
        </w:rPr>
      </w:pPr>
      <w:r w:rsidRPr="00E21CB8">
        <w:rPr>
          <w:b/>
          <w:bCs/>
          <w:i/>
          <w:iCs/>
          <w:sz w:val="24"/>
          <w:szCs w:val="24"/>
          <w:lang w:val="en-GB"/>
        </w:rPr>
        <w:t>Abstract</w:t>
      </w:r>
    </w:p>
    <w:p w14:paraId="76E99C23" w14:textId="77777777" w:rsidR="00366DC8" w:rsidRPr="00E21CB8" w:rsidRDefault="00366DC8" w:rsidP="001A1B8C">
      <w:pPr>
        <w:jc w:val="both"/>
        <w:rPr>
          <w:sz w:val="24"/>
          <w:szCs w:val="24"/>
        </w:rPr>
      </w:pPr>
    </w:p>
    <w:p w14:paraId="7B17E36C" w14:textId="77777777" w:rsidR="00366DC8" w:rsidRPr="00E21CB8" w:rsidRDefault="00366DC8" w:rsidP="001A1B8C">
      <w:pPr>
        <w:jc w:val="both"/>
        <w:rPr>
          <w:bCs/>
          <w:sz w:val="24"/>
          <w:szCs w:val="24"/>
          <w:lang w:val="en-GB"/>
        </w:rPr>
      </w:pPr>
      <w:r w:rsidRPr="00E21CB8">
        <w:rPr>
          <w:b/>
          <w:bCs/>
          <w:sz w:val="24"/>
          <w:szCs w:val="24"/>
          <w:lang w:val="en-GB"/>
        </w:rPr>
        <w:t>Keywords:</w:t>
      </w:r>
      <w:r w:rsidRPr="00E21CB8">
        <w:rPr>
          <w:b/>
          <w:sz w:val="24"/>
          <w:szCs w:val="24"/>
          <w:lang w:val="en-GB"/>
        </w:rPr>
        <w:t xml:space="preserve"> </w:t>
      </w:r>
      <w:r w:rsidRPr="00E21CB8">
        <w:rPr>
          <w:bCs/>
          <w:sz w:val="24"/>
          <w:szCs w:val="24"/>
          <w:lang w:val="en-GB"/>
        </w:rPr>
        <w:t>Social Influence; Hierarchical Bayes; Uncertainty</w:t>
      </w:r>
    </w:p>
    <w:p w14:paraId="5E7C980D" w14:textId="77777777" w:rsidR="00366DC8" w:rsidRPr="00E21CB8" w:rsidRDefault="00366DC8" w:rsidP="001A1B8C">
      <w:pPr>
        <w:jc w:val="both"/>
        <w:rPr>
          <w:sz w:val="24"/>
          <w:szCs w:val="24"/>
          <w:lang w:val="en-GB"/>
        </w:rPr>
      </w:pPr>
      <w:r w:rsidRPr="00E21CB8">
        <w:rPr>
          <w:sz w:val="24"/>
          <w:szCs w:val="24"/>
          <w:lang w:val="en-GB"/>
        </w:rPr>
        <w:t xml:space="preserve">also apply to preferences, rule and outcome uncertainty. </w:t>
      </w:r>
    </w:p>
    <w:p w14:paraId="6CE20143" w14:textId="77777777" w:rsidR="00366DC8" w:rsidRPr="00E21CB8" w:rsidRDefault="00366DC8" w:rsidP="001A1B8C">
      <w:pPr>
        <w:jc w:val="both"/>
        <w:rPr>
          <w:sz w:val="24"/>
          <w:szCs w:val="24"/>
          <w:lang w:val="en-GB"/>
        </w:rPr>
      </w:pPr>
      <w:r w:rsidRPr="00E21CB8">
        <w:rPr>
          <w:sz w:val="24"/>
          <w:szCs w:val="24"/>
          <w:lang w:val="en-GB"/>
        </w:rPr>
        <w:br w:type="page"/>
      </w:r>
    </w:p>
    <w:p w14:paraId="35575FAD" w14:textId="77777777" w:rsidR="00366DC8" w:rsidRPr="00E21CB8" w:rsidRDefault="00366DC8" w:rsidP="001A1B8C">
      <w:pPr>
        <w:jc w:val="both"/>
        <w:rPr>
          <w:b/>
          <w:bCs/>
          <w:i/>
          <w:iCs/>
          <w:sz w:val="24"/>
          <w:szCs w:val="24"/>
        </w:rPr>
      </w:pPr>
      <w:r w:rsidRPr="00E21CB8">
        <w:rPr>
          <w:b/>
          <w:bCs/>
          <w:i/>
          <w:iCs/>
          <w:sz w:val="24"/>
          <w:szCs w:val="24"/>
        </w:rPr>
        <w:lastRenderedPageBreak/>
        <w:t>Introduction</w:t>
      </w:r>
    </w:p>
    <w:p w14:paraId="73FE3EE5" w14:textId="4C833435" w:rsidR="00366DC8" w:rsidRPr="00B674DA" w:rsidRDefault="00366DC8" w:rsidP="001A1B8C">
      <w:pPr>
        <w:jc w:val="both"/>
        <w:rPr>
          <w:sz w:val="24"/>
          <w:szCs w:val="24"/>
          <w:lang w:val="de-DE"/>
        </w:rPr>
      </w:pPr>
      <w:r w:rsidRPr="00E21CB8">
        <w:rPr>
          <w:sz w:val="24"/>
          <w:szCs w:val="24"/>
        </w:rPr>
        <w:t xml:space="preserve">Adolescence </w:t>
      </w:r>
      <w:r>
        <w:rPr>
          <w:sz w:val="24"/>
          <w:szCs w:val="24"/>
        </w:rPr>
        <w:t xml:space="preserve">is often associated with an increase in risky </w:t>
      </w:r>
      <w:r w:rsidR="00C31D09">
        <w:rPr>
          <w:sz w:val="24"/>
          <w:szCs w:val="24"/>
        </w:rPr>
        <w:t>behaviors. A</w:t>
      </w:r>
      <w:r>
        <w:rPr>
          <w:sz w:val="24"/>
          <w:szCs w:val="24"/>
        </w:rPr>
        <w:t>dolescents</w:t>
      </w:r>
      <w:r w:rsidRPr="00E21CB8">
        <w:rPr>
          <w:sz w:val="24"/>
          <w:szCs w:val="24"/>
        </w:rPr>
        <w:t xml:space="preserve"> use drugs, binge drink, are often reckless or rebellious and have unprotected intercourse </w:t>
      </w:r>
      <w:r>
        <w:rPr>
          <w:sz w:val="24"/>
          <w:szCs w:val="24"/>
        </w:rPr>
        <w:fldChar w:fldCharType="begin" w:fldLock="1"/>
      </w:r>
      <w:r>
        <w:rPr>
          <w:sz w:val="24"/>
          <w:szCs w:val="24"/>
        </w:rPr>
        <w:instrText>ADDIN CSL_CITATION {"citationItems":[{"id":"ITEM-1","itemData":{"DOI":"10.1016/j.dcn.2017.10.010","ISSN":"18789307","PMID":"29113758","abstract":"The Adolescent Brain and Cognitive Development (ABCD) Study incorporates a comprehensive range of measures assessing predictors and outcomes related to both mental and physical health across childhood and adolescence. The workgroup developed a battery that would assess a comprehensive range of domains that address study aims while minimizing participant and family burden. We review the major considerations that went into deciding what constructs to cover in the demographics, physical health and mental health domains, as well as the process of selecting measures, piloting and refining the originally proposed battery. We present a description of the baseline battery, as well as the six-month interim assessments and the one-year follow-up assessments. This battery includes assessments from the perspectives of both the parent and the target youth, as well as teacher reports. This battery will provide a foundational baseline assessment of the youth's current function so as to permit characterization of stability and change in key domains over time. The findings from this battery will also be utilized to identify both resilience markers that predict healthy development and risk factors for later adverse outcomes in physical health, mental health, and substance use and abuse.","author":[{"dropping-particle":"","family":"Barch","given":"Deanna M","non-dropping-particle":"","parse-names":false,"suffix":""},{"dropping-particle":"","family":"Albaugh","given":"Matthew D","non-dropping-particle":"","parse-names":false,"suffix":""},{"dropping-particle":"","family":"Avenevoli","given":"Shelli","non-dropping-particle":"","parse-names":false,"suffix":""},{"dropping-particle":"","family":"Chang","given":"Linda","non-dropping-particle":"","parse-names":false,"suffix":""},{"dropping-particle":"","family":"Clark","given":"Duncan B","non-dropping-particle":"","parse-names":false,"suffix":""},{"dropping-particle":"","family":"Glantz","given":"Meyer D","non-dropping-particle":"","parse-names":false,"suffix":""},{"dropping-particle":"","family":"Hudziak","given":"James J","non-dropping-particle":"","parse-names":false,"suffix":""},{"dropping-particle":"","family":"Jernigan","given":"Terry L","non-dropping-particle":"","parse-names":false,"suffix":""},{"dropping-particle":"","family":"Tapert","given":"Susan F","non-dropping-particle":"","parse-names":false,"suffix":""},{"dropping-particle":"","family":"Yurgelun-Todd","given":"Debbie","non-dropping-particle":"","parse-names":false,"suffix":""},{"dropping-particle":"","family":"Alia-Klein","given":"Nelly","non-dropping-particle":"","parse-names":false,"suffix":""},{"dropping-particle":"","family":"Potter","given":"Alexandra S","non-dropping-particle":"","parse-names":false,"suffix":""},{"dropping-particle":"","family":"Paulus","given":"Martin P","non-dropping-particle":"","parse-names":false,"suffix":""},{"dropping-particle":"","family":"Prouty","given":"Devin","non-dropping-particle":"","parse-names":false,"suffix":""},{"dropping-particle":"","family":"Zucker","given":"Robert A","non-dropping-particle":"","parse-names":false,"suffix":""},{"dropping-particle":"","family":"Sher","given":"Kenneth J","non-dropping-particle":"","parse-names":false,"suffix":""}],"container-title":"Developmental Cognitive Neuroscience","id":"ITEM-1","issue":"November 2017","issued":{"date-parts":[["2017"]]},"page":"55-66","publisher":"Elsevier","title":"Demographic, physical and mental health assessments in the adolescent brain and cognitive development study: Rationale and description","type":"article-journal","volume":"32"},"uris":["http://www.mendeley.com/documents/?uuid=b3ab28f5-1497-3b60-b8eb-3d858790da9e"]}],"mendeley":{"formattedCitation":"(Barch et al., 2017)","plainTextFormattedCitation":"(Barch et al., 2017)","previouslyFormattedCitation":"(Barch et al., 2017)"},"properties":{"noteIndex":0},"schema":"https://github.com/citation-style-language/schema/raw/master/csl-citation.json"}</w:instrText>
      </w:r>
      <w:r>
        <w:rPr>
          <w:sz w:val="24"/>
          <w:szCs w:val="24"/>
        </w:rPr>
        <w:fldChar w:fldCharType="separate"/>
      </w:r>
      <w:r w:rsidRPr="00DE1E60">
        <w:rPr>
          <w:noProof/>
          <w:sz w:val="24"/>
          <w:szCs w:val="24"/>
        </w:rPr>
        <w:t>(Barch et al., 2017)</w:t>
      </w:r>
      <w:r>
        <w:rPr>
          <w:sz w:val="24"/>
          <w:szCs w:val="24"/>
        </w:rPr>
        <w:fldChar w:fldCharType="end"/>
      </w:r>
      <w:r w:rsidRPr="00E21CB8">
        <w:rPr>
          <w:sz w:val="24"/>
          <w:szCs w:val="24"/>
        </w:rPr>
        <w:t>. However,</w:t>
      </w:r>
      <w:r>
        <w:rPr>
          <w:sz w:val="24"/>
          <w:szCs w:val="24"/>
        </w:rPr>
        <w:t xml:space="preserve"> a meta-analysis of recent experimental </w:t>
      </w:r>
      <w:r w:rsidRPr="00E21CB8">
        <w:rPr>
          <w:sz w:val="24"/>
          <w:szCs w:val="24"/>
        </w:rPr>
        <w:t xml:space="preserve">research suggests that </w:t>
      </w:r>
      <w:r>
        <w:rPr>
          <w:sz w:val="24"/>
          <w:szCs w:val="24"/>
        </w:rPr>
        <w:t>risk-taking</w:t>
      </w:r>
      <w:r w:rsidRPr="00E21CB8">
        <w:rPr>
          <w:sz w:val="24"/>
          <w:szCs w:val="24"/>
        </w:rPr>
        <w:t xml:space="preserve"> steadily declines from child to adulthood</w:t>
      </w:r>
      <w:r>
        <w:rPr>
          <w:sz w:val="24"/>
          <w:szCs w:val="24"/>
        </w:rPr>
        <w:t xml:space="preserve"> </w:t>
      </w:r>
      <w:r>
        <w:rPr>
          <w:sz w:val="24"/>
          <w:szCs w:val="24"/>
        </w:rPr>
        <w:fldChar w:fldCharType="begin" w:fldLock="1"/>
      </w:r>
      <w:r>
        <w:rPr>
          <w:sz w:val="24"/>
          <w:szCs w:val="24"/>
        </w:rPr>
        <w:instrText>ADDIN CSL_CITATION {"citationItems":[{"id":"ITEM-1","itemData":{"DOI":"10.1177/2372732218801037","ISSN":"2372-7322","abstract":"Surveys concur that adolescents disproportionately engage in many real-world risk behaviors, compared with children and adults. Recently researchers have employed laboratory risky decision-making t...","author":[{"dropping-particle":"","family":"Defoe","given":"Ivy N.","non-dropping-particle":"","parse-names":false,"suffix":""},{"dropping-particle":"","family":"Semon Dubas","given":"Judith","non-dropping-particle":"","parse-names":false,"suffix":""},{"dropping-particle":"","family":"Romer","given":"Daniel","non-dropping-particle":"","parse-names":false,"suffix":""}],"container-title":"Policy Insights from the Behavioral and Brain Sciences","id":"ITEM-1","issue":"1","issued":{"date-parts":[["2019","3","8"]]},"page":"56-63","publisher":"SAGE PublicationsSage CA: Los Angeles, CA","title":"Heightened Adolescent Risk-Taking? Insights From Lab Studies on Age Differences in Decision-Making","type":"article-journal","volume":"6"},"uris":["http://www.mendeley.com/documents/?uuid=e693de65-42e3-3c13-a219-b1acd8e9a10a"]},{"id":"ITEM-2","itemData":{"DOI":"10.1037/a0038088","ISBN":"1939-1455(Electronic);0033-2909(Print)","ISSN":"1939-1455","PMID":"25365761","abstract":"Despite evident heightened adolescent risk-taking in real-life situations, not all experimental studies demonstrate that adolescents take more risks than children and adults on risky decision-making tasks. In the current 4 independent meta-analyses, neurodevelopmental imbalance models and fuzzy trace theory were used as conceptual frameworks to examine whether adolescents engage in more risk-taking than children and adults and whether early adolescents take more risks than children and mid-late adolescents on behavioral risk-taking tasks. Studies with at least 1 of the aforementioned age comparisons met the inclusion criteria. Consistent with imbalance models and fuzzy trace theory, results from a random-effects model showed that adolescents take more risks (g = .37) than adults, and early adolescents take more risks (g = .15) than mid-late adolescents. However, inconsistent with both perspectives, adolescents and children take equal levels of risk (g = −.00), and early adolescents and children also take equal levels of risk (g = .04). Meta-regression analyses revealed that, consistent with imbalance models, (a) adolescents take more risks than adults on hot tasks with immediate outcome feedback on rewards and losses; however, contrary to imbalance models but consistent with fuzzy trace theory, (b) adolescents take fewer risks than children on tasks with a sure/safe option. Shortcomings related to studies using behavioral risk-taking tasks are discussed. We suggest a hybrid developmental neuroecological model of risk-taking that includes a risk opportunity component to explain why adolescents take more risks than children in the real world but equal levels of risks as children in the laboratory. (PsycINFO Database Record (c) 2015 APA, all rights reserved). (journal abstract)","author":[{"dropping-particle":"","family":"Defoe","given":"Ivy N","non-dropping-particle":"","parse-names":false,"suffix":""},{"dropping-particle":"","family":"Dubas","given":"Judith Semon","non-dropping-particle":"","parse-names":false,"suffix":""},{"dropping-particle":"","family":"Figner","given":"Bernd","non-dropping-particle":"","parse-names":false,"suffix":""},{"dropping-particle":"","family":"Aken","given":"Marcel A G","non-dropping-particle":"van","parse-names":false,"suffix":""}],"container-title":"Psychological Bulletin","id":"ITEM-2","issue":"1","issued":{"date-parts":[["2015"]]},"page":"48-84","title":"A meta-analysis on age differences in risky decision making: Adolescents versus children and adults.","type":"article-journal","volume":"141"},"uris":["http://www.mendeley.com/documents/?uuid=e32e5329-dc4f-302b-b0c8-2dbe49c08302"]}],"mendeley":{"formattedCitation":"(Defoe, Dubas, Figner, &amp; van Aken, 2015; Defoe, Semon Dubas, &amp; Romer, 2019)","plainTextFormattedCitation":"(Defoe, Dubas, Figner, &amp; van Aken, 2015; Defoe, Semon Dubas, &amp; Romer, 2019)","previouslyFormattedCitation":"(Defoe, Dubas, Figner, &amp; van Aken, 2015; Defoe, Semon Dubas, &amp; Romer, 2019)"},"properties":{"noteIndex":0},"schema":"https://github.com/citation-style-language/schema/raw/master/csl-citation.json"}</w:instrText>
      </w:r>
      <w:r>
        <w:rPr>
          <w:sz w:val="24"/>
          <w:szCs w:val="24"/>
        </w:rPr>
        <w:fldChar w:fldCharType="separate"/>
      </w:r>
      <w:r w:rsidRPr="009F69A9">
        <w:rPr>
          <w:noProof/>
          <w:sz w:val="24"/>
          <w:szCs w:val="24"/>
        </w:rPr>
        <w:t>(Defoe, Dubas, Figner, &amp; van Aken, 2015; Defoe, Semon Dubas, &amp; Romer, 2019)</w:t>
      </w:r>
      <w:r>
        <w:rPr>
          <w:sz w:val="24"/>
          <w:szCs w:val="24"/>
        </w:rPr>
        <w:fldChar w:fldCharType="end"/>
      </w:r>
      <w:r w:rsidRPr="009F69A9">
        <w:rPr>
          <w:sz w:val="24"/>
          <w:szCs w:val="24"/>
        </w:rPr>
        <w:t xml:space="preserve">. </w:t>
      </w:r>
      <w:r w:rsidRPr="00E21CB8">
        <w:rPr>
          <w:sz w:val="24"/>
          <w:szCs w:val="24"/>
        </w:rPr>
        <w:t xml:space="preserve">How does this </w:t>
      </w:r>
      <w:r w:rsidRPr="008018FE">
        <w:rPr>
          <w:i/>
          <w:sz w:val="24"/>
          <w:szCs w:val="24"/>
        </w:rPr>
        <w:t>decrease</w:t>
      </w:r>
      <w:r>
        <w:rPr>
          <w:i/>
          <w:sz w:val="24"/>
          <w:szCs w:val="24"/>
        </w:rPr>
        <w:t xml:space="preserve"> </w:t>
      </w:r>
      <w:r>
        <w:rPr>
          <w:sz w:val="24"/>
          <w:szCs w:val="24"/>
        </w:rPr>
        <w:t>in the lab</w:t>
      </w:r>
      <w:r w:rsidRPr="008018FE">
        <w:rPr>
          <w:i/>
          <w:sz w:val="24"/>
          <w:szCs w:val="24"/>
        </w:rPr>
        <w:t xml:space="preserve"> </w:t>
      </w:r>
      <w:r>
        <w:rPr>
          <w:sz w:val="24"/>
          <w:szCs w:val="24"/>
        </w:rPr>
        <w:t xml:space="preserve">match </w:t>
      </w:r>
      <w:r w:rsidRPr="00E21CB8">
        <w:rPr>
          <w:sz w:val="24"/>
          <w:szCs w:val="24"/>
        </w:rPr>
        <w:t xml:space="preserve">the increase in adolescent risk-taking in real life?  </w:t>
      </w:r>
      <w:r>
        <w:rPr>
          <w:sz w:val="24"/>
          <w:szCs w:val="24"/>
        </w:rPr>
        <w:t xml:space="preserve">Recently, it has been suggested that this discrepancy could be attributed to the mismatch between experimental paradigms and the ecology of adolescent risk taking. It </w:t>
      </w:r>
      <w:r w:rsidR="00B674DA">
        <w:rPr>
          <w:sz w:val="24"/>
          <w:szCs w:val="24"/>
        </w:rPr>
        <w:t>is argued</w:t>
      </w:r>
      <w:r>
        <w:rPr>
          <w:sz w:val="24"/>
          <w:szCs w:val="24"/>
        </w:rPr>
        <w:t xml:space="preserve"> that the typical experimental paradigms do not match the uncertainty that adolescents face in real life </w:t>
      </w:r>
      <w:r>
        <w:rPr>
          <w:sz w:val="24"/>
          <w:szCs w:val="24"/>
        </w:rPr>
        <w:fldChar w:fldCharType="begin" w:fldLock="1"/>
      </w:r>
      <w:r w:rsidR="00B674DA">
        <w:rPr>
          <w:sz w:val="24"/>
          <w:szCs w:val="24"/>
        </w:rPr>
        <w:instrText>ADDIN CSL_CITATION {"citationItems":[{"id":"ITEM-1","itemData":{"DOI":"10.1016/j.dr.2017.09.003","ISSN":"02732297","PMID":"29527087","abstract":"Adolescents are known to take more risks than adults, which can be harmful to their health and well-being. However, despite age differences in real-world risk taking, laboratory risk-taking paradigms often do not evince these developmental patterns. Recent findings in the literature suggest that this inconsistency may be due in part to differences between how adolescents process information about risk when it is described (e.g., in a description-based classroom intervention) versus when it is experienced (e.g., when a teenager experiences the outcome of a risky choice). The present review considers areas of research that can inform approaches to intervention by deepening our understanding of risk taking in described or experienced contexts. We examine the literature on the description-experience gap, which has generally been limited to studies of adult samples, but which highlights differential decision making when risk information is described versus experienced. Informed by this work, we then explore the developmental literature comparing adolescent to adult decision making, and consider whether inconsistencies in age-related findings might be explained by distinguishing between studies in which participants learn about decision outcomes through experience versus description. In light of evidence that studies using experience-based tasks more often show age differences in risk taking, we consider the implications of this pattern, and argue that experience-based tasks may be more ecologically valid measures of adolescent risky decision making, in part due to the heightened affective nature of these tasks. Finally, we propose a model to integrate our findings with theories of adolescent risk taking, and discuss implications for risk-reduction messaging.","author":[{"dropping-particle":"","family":"Rosenbaum","given":"Gail M.","non-dropping-particle":"","parse-names":false,"suffix":""},{"dropping-particle":"","family":"Venkatraman","given":"Vinod","non-dropping-particle":"","parse-names":false,"suffix":""},{"dropping-particle":"","family":"Steinberg","given":"Laurence","non-dropping-particle":"","parse-names":false,"suffix":""},{"dropping-particle":"","family":"Chein","given":"Jason M.","non-dropping-particle":"","parse-names":false,"suffix":""}],"container-title":"Developmental Review","id":"ITEM-1","issued":{"date-parts":[["2018"]]},"page":"23-43","publisher":"Elsevier Inc.","title":"The influences of described and experienced information on adolescent risky decision making","type":"article-journal","volume":"47"},"uris":["http://www.mendeley.com/documents/?uuid=60ed6441-2a90-488b-b5f0-90b3fdabbaa3"]},{"id":"ITEM-2","itemData":{"DOI":"10.1098/rstb.2018.0133","ISSN":"0962-8436","abstract":"Epidemiological data suggest that risk taking in the real world increases from childhood into adolescence and declines into adulthood. However, developmental patterns of behaviour in laboratory ass...","author":[{"dropping-particle":"","family":"Rosenbaum","given":"Gail M.","non-dropping-particle":"","parse-names":false,"suffix":""},{"dropping-particle":"","family":"Hartley","given":"Catherine A.","non-dropping-particle":"","parse-names":false,"suffix":""}],"container-title":"Philosophical Transactions of the Royal Society B: Biological Sciences","id":"ITEM-2","issue":"1766","issued":{"date-parts":[["2019","2","18"]]},"page":"20180133","publisher":"\nThe Royal Society\n","title":"Developmental perspectives on risky and impulsive choice","type":"article-journal","volume":"374"},"uris":["http://www.mendeley.com/documents/?uuid=cff02dd5-e15b-3949-a35c-371ef6125e37"]},{"id":"ITEM-3","itemData":{"DOI":"10.1038/srep40962","ISSN":"2045-2322","PMID":"28098227","abstract":"Although actuarial data indicate that risk-taking behavior peaks in adolescence, laboratory evidence for this developmental spike remains scarce. One possible explanation for this incongruity is that in the real world adolescents often have only vague information about the potential consequences of their behavior and the likelihoods of those consequences, whereas in the lab these are often clearly stated. How do adolescents behave under such more realistic conditions of ambiguity and uncertainty? We asked 105 participants aged from 8 to 22 years to make three types of choices: (1) choices between options whose possible outcomes and probabilities were fully described (choices under risk); (2) choices between options whose possible outcomes were described but whose probability information was incomplete (choices under ambiguity), and (3) choices between unknown options whose possible outcomes and probabilities could be explored (choices under uncertainty). Relative to children and adults, two adolescent-specific markers emerged. First, adolescents were more accepting of ambiguity; second, they were also more accepting of uncertainty (as indicated by shorter pre-decisional search). Furthermore, this tolerance of the unknown was associated with motivational, but not cognitive, factors. These findings offer novel insights into the psychology of adolescent risk taking.","author":[{"dropping-particle":"","family":"Bos","given":"Wouter","non-dropping-particle":"van den","parse-names":false,"suffix":""},{"dropping-particle":"","family":"Hertwig","given":"Ralph","non-dropping-particle":"","parse-names":false,"suffix":""}],"container-title":"Scientific Reports","id":"ITEM-3","issue":"December 2016","issued":{"date-parts":[["2017"]]},"page":"40962","publisher":"Nature Publishing Group","title":"Adolescents display distinctive tolerance to ambiguity and to uncertainty during risky decision making","type":"article-journal","volume":"7"},"uris":["http://www.mendeley.com/documents/?uuid=604b1f76-ec27-4fdf-a2cf-6f7bd8f9e70c"]},{"id":"ITEM-4","itemData":{"DOI":"10.1073/pnas.1207144109","ISBN":"1091-6490 (Electronic)\\r0027-8424 (Linking)","ISSN":"0027-8424","PMID":"23027965","abstract":"Adolescents engage in a wide range of risky behaviors that their older peers shun, and at an enormous cost. Despite being older, stronger, and healthier than children, adolescents face twice the risk of mortality and morbidity faced by their younger peers. Are adolescents really risk-seekers or does some richer underlying preference drive their love of the uncertain? To answer that question, we used standard experimental economic methods to assess the attitudes of 65 individuals ranging in age from 12 to 50 toward risk and ambiguity. Perhaps surprisingly, we found that adolescents were, if anything, more averse to clearly stated risks than their older peers. What distinguished adolescents was their willingness to accept ambiguous conditions–situations in which the likelihood of winning and losing is unknown. Though adults find ambiguous monetary lotteries undesirable, adolescents find them tolerable. This finding suggests that the higher level of risk-taking observed among adolescents may reflect a higher tolerance for the unknown. Biologically, such a tolerance may make sense, because it would allow young organisms to take better advantage of learning opportunities; it also suggests that policies that seek to inform adolescents of the risks, costs, and benefits of unexperienced dangerous behaviors may be effective and, when appropriate, could be used to complement policies that limit their experiences.","author":[{"dropping-particle":"","family":"Tymula","given":"A","non-dropping-particle":"","parse-names":false,"suffix":""},{"dropping-particle":"","family":"Rosenberg Belmaker","given":"L A","non-dropping-particle":"","parse-names":false,"suffix":""},{"dropping-particle":"","family":"Roy","given":"A K","non-dropping-particle":"","parse-names":false,"suffix":""},{"dropping-particle":"","family":"Ruderman","given":"L","non-dropping-particl</w:instrText>
      </w:r>
      <w:r w:rsidR="00B674DA" w:rsidRPr="001A1B8C">
        <w:rPr>
          <w:sz w:val="24"/>
          <w:szCs w:val="24"/>
          <w:lang w:val="de-DE"/>
        </w:rPr>
        <w:instrText>e":"","parse-names":false,"suffix":""},{"dropping-particle":"","family":"Manson","given":"K","non-dropping-particle":"","parse-names":false,"suffix":""},{"dropping-particle":"","family":"Glimcher","given":"P W","non-dropping-particle":"","parse-names":false,"suffix":""},{"dropping-particle":"","family":"Levy","given":"I","non-dropping-particle":"","parse-names":false,"suffix":""}],"container-title":"Proceedings of the National Academy of Sciences","id":"ITEM-4","issue":"42","issued":{"date-parts":[["2012"]]},"page":"17135-17140","title":"Adolescents' risk-taking behavior is driven by tolerance to ambiguity","type":"article-journal","volume":"109"},"uris":["http://www.mendeley.com/documents/?uuid=d32da2f0-5639-3524-b40a-9ebe9201018b"]}],"mendeley":{"formattedCitation":"(Rosenbaum &amp; Hartley, 2019; Rosenbaum, Venkatraman, Steinberg, &amp; Chein, 2018; Tymula et al., 2012a; van den Bos &amp; Hertwig, 2017)","manualFormatting":"(Rosenbaum &amp; Hartley, 2019; Rosenbaum, Venkatraman, Steinberg, &amp; Chein, 2018; Tymula et al., 2012; van den Bos &amp; Hertwig, 2017)","plainTextFormattedCitation":"(Rosenbaum &amp; Hartley, 2019; Rosenbaum, Venkatraman, Steinberg, &amp; Chein, 2018; Tymula et al., 2012a; van den Bos &amp; Hertwig, 2017)","previouslyFormattedCitation":"(Rosenbaum &amp; Hartley, 2019; Rosenbaum, Venkatraman, Steinberg, &amp; Chein, 2018; Tymula et al., 2012a; van den Bos &amp; Hertwig, 2017)"},"properties":{"noteIndex":0},"schema":"https://github.com/citation-style-language/schema/raw/master/csl-citation.json"}</w:instrText>
      </w:r>
      <w:r>
        <w:rPr>
          <w:sz w:val="24"/>
          <w:szCs w:val="24"/>
        </w:rPr>
        <w:fldChar w:fldCharType="separate"/>
      </w:r>
      <w:r w:rsidR="00B674DA" w:rsidRPr="00B674DA">
        <w:rPr>
          <w:noProof/>
          <w:sz w:val="24"/>
          <w:szCs w:val="24"/>
          <w:lang w:val="de-DE"/>
        </w:rPr>
        <w:t>(Rosenbaum &amp; Hartley, 2019; Rosenbaum, Venkatraman, Steinberg, &amp; Chein, 2018; Tymula et al., 2012; van den Bos &amp; Hertwig, 2017)</w:t>
      </w:r>
      <w:r>
        <w:rPr>
          <w:sz w:val="24"/>
          <w:szCs w:val="24"/>
        </w:rPr>
        <w:fldChar w:fldCharType="end"/>
      </w:r>
      <w:commentRangeStart w:id="0"/>
      <w:r w:rsidRPr="00B674DA">
        <w:rPr>
          <w:sz w:val="24"/>
          <w:szCs w:val="24"/>
          <w:lang w:val="de-DE"/>
        </w:rPr>
        <w:t xml:space="preserve">. </w:t>
      </w:r>
      <w:commentRangeEnd w:id="0"/>
      <w:r>
        <w:rPr>
          <w:rStyle w:val="CommentReference"/>
          <w:rFonts w:eastAsiaTheme="minorHAnsi"/>
        </w:rPr>
        <w:commentReference w:id="0"/>
      </w:r>
    </w:p>
    <w:p w14:paraId="0797C7F6" w14:textId="79B83C62" w:rsidR="00366DC8" w:rsidRPr="00E140E4" w:rsidRDefault="00B674DA" w:rsidP="001A1B8C">
      <w:pPr>
        <w:ind w:firstLine="0"/>
        <w:jc w:val="both"/>
        <w:rPr>
          <w:rFonts w:ascii="Calibri" w:eastAsia="Times New Roman" w:hAnsi="Calibri" w:cs="Calibri"/>
          <w:sz w:val="24"/>
          <w:szCs w:val="24"/>
        </w:rPr>
      </w:pPr>
      <w:r>
        <w:rPr>
          <w:rFonts w:ascii="Calibri" w:eastAsia="Times New Roman" w:hAnsi="Calibri" w:cs="Calibri"/>
          <w:sz w:val="24"/>
          <w:szCs w:val="24"/>
        </w:rPr>
        <w:t>As a consequence of</w:t>
      </w:r>
      <w:r w:rsidR="005B5C50">
        <w:rPr>
          <w:rFonts w:ascii="Calibri" w:eastAsia="Times New Roman" w:hAnsi="Calibri" w:cs="Calibri"/>
          <w:sz w:val="24"/>
          <w:szCs w:val="24"/>
        </w:rPr>
        <w:t xml:space="preserve"> their</w:t>
      </w:r>
      <w:r>
        <w:rPr>
          <w:rFonts w:ascii="Calibri" w:eastAsia="Times New Roman" w:hAnsi="Calibri" w:cs="Calibri"/>
          <w:sz w:val="24"/>
          <w:szCs w:val="24"/>
        </w:rPr>
        <w:t xml:space="preserve"> uncertainties, a</w:t>
      </w:r>
      <w:r w:rsidR="00366DC8" w:rsidRPr="00B26848">
        <w:rPr>
          <w:rFonts w:ascii="Calibri" w:eastAsia="Times New Roman" w:hAnsi="Calibri" w:cs="Calibri"/>
          <w:sz w:val="24"/>
          <w:szCs w:val="24"/>
        </w:rPr>
        <w:t xml:space="preserve">dolescents </w:t>
      </w:r>
      <w:r w:rsidR="005B5C50">
        <w:rPr>
          <w:rFonts w:ascii="Calibri" w:eastAsia="Times New Roman" w:hAnsi="Calibri" w:cs="Calibri"/>
          <w:sz w:val="24"/>
          <w:szCs w:val="24"/>
        </w:rPr>
        <w:t>likely</w:t>
      </w:r>
      <w:r w:rsidR="00366DC8" w:rsidRPr="00B26848">
        <w:rPr>
          <w:rFonts w:ascii="Calibri" w:eastAsia="Times New Roman" w:hAnsi="Calibri" w:cs="Calibri"/>
          <w:sz w:val="24"/>
          <w:szCs w:val="24"/>
        </w:rPr>
        <w:t xml:space="preserve"> only a vague idea </w:t>
      </w:r>
      <w:r w:rsidR="005B5C50">
        <w:rPr>
          <w:rFonts w:ascii="Calibri" w:eastAsia="Times New Roman" w:hAnsi="Calibri" w:cs="Calibri"/>
          <w:sz w:val="24"/>
          <w:szCs w:val="24"/>
        </w:rPr>
        <w:t>about</w:t>
      </w:r>
      <w:r w:rsidR="00366DC8" w:rsidRPr="00B26848">
        <w:rPr>
          <w:rFonts w:ascii="Calibri" w:eastAsia="Times New Roman" w:hAnsi="Calibri" w:cs="Calibri"/>
          <w:sz w:val="24"/>
          <w:szCs w:val="24"/>
        </w:rPr>
        <w:t xml:space="preserve"> the</w:t>
      </w:r>
      <w:r w:rsidR="005B5C50">
        <w:rPr>
          <w:rFonts w:ascii="Calibri" w:eastAsia="Times New Roman" w:hAnsi="Calibri" w:cs="Calibri"/>
          <w:sz w:val="24"/>
          <w:szCs w:val="24"/>
        </w:rPr>
        <w:t xml:space="preserve"> quality and probability of</w:t>
      </w:r>
      <w:r w:rsidR="00366DC8" w:rsidRPr="00B26848">
        <w:rPr>
          <w:rFonts w:ascii="Calibri" w:eastAsia="Times New Roman" w:hAnsi="Calibri" w:cs="Calibri"/>
          <w:sz w:val="24"/>
          <w:szCs w:val="24"/>
        </w:rPr>
        <w:t xml:space="preserve"> </w:t>
      </w:r>
      <w:r w:rsidR="005B5C50">
        <w:rPr>
          <w:rFonts w:ascii="Calibri" w:eastAsia="Times New Roman" w:hAnsi="Calibri" w:cs="Calibri"/>
          <w:sz w:val="24"/>
          <w:szCs w:val="24"/>
        </w:rPr>
        <w:t xml:space="preserve">all </w:t>
      </w:r>
      <w:r w:rsidR="00366DC8" w:rsidRPr="00B26848">
        <w:rPr>
          <w:rFonts w:ascii="Calibri" w:eastAsia="Times New Roman" w:hAnsi="Calibri" w:cs="Calibri"/>
          <w:sz w:val="24"/>
          <w:szCs w:val="24"/>
        </w:rPr>
        <w:t xml:space="preserve">possible consequences of their actions. </w:t>
      </w:r>
      <w:r w:rsidR="005B5C50">
        <w:rPr>
          <w:rFonts w:ascii="Calibri" w:eastAsia="Times New Roman" w:hAnsi="Calibri" w:cs="Calibri"/>
          <w:sz w:val="24"/>
          <w:szCs w:val="24"/>
        </w:rPr>
        <w:t xml:space="preserve">There is no one-size-fits-all </w:t>
      </w:r>
      <w:r w:rsidR="00C3627C">
        <w:rPr>
          <w:rFonts w:ascii="Calibri" w:eastAsia="Times New Roman" w:hAnsi="Calibri" w:cs="Calibri"/>
          <w:sz w:val="24"/>
          <w:szCs w:val="24"/>
        </w:rPr>
        <w:t>solution</w:t>
      </w:r>
      <w:r w:rsidR="005B5C50">
        <w:rPr>
          <w:rFonts w:ascii="Calibri" w:eastAsia="Times New Roman" w:hAnsi="Calibri" w:cs="Calibri"/>
          <w:sz w:val="24"/>
          <w:szCs w:val="24"/>
        </w:rPr>
        <w:t xml:space="preserve"> that</w:t>
      </w:r>
      <w:r w:rsidR="00C3627C">
        <w:rPr>
          <w:rFonts w:ascii="Calibri" w:eastAsia="Times New Roman" w:hAnsi="Calibri" w:cs="Calibri"/>
          <w:sz w:val="24"/>
          <w:szCs w:val="24"/>
        </w:rPr>
        <w:t xml:space="preserve"> would</w:t>
      </w:r>
      <w:r w:rsidR="005B5C50">
        <w:rPr>
          <w:rFonts w:ascii="Calibri" w:eastAsia="Times New Roman" w:hAnsi="Calibri" w:cs="Calibri"/>
          <w:sz w:val="24"/>
          <w:szCs w:val="24"/>
        </w:rPr>
        <w:t xml:space="preserve"> accurately list </w:t>
      </w:r>
      <w:r w:rsidR="00C3627C">
        <w:rPr>
          <w:rFonts w:ascii="Calibri" w:eastAsia="Times New Roman" w:hAnsi="Calibri" w:cs="Calibri"/>
          <w:sz w:val="24"/>
          <w:szCs w:val="24"/>
        </w:rPr>
        <w:t>all</w:t>
      </w:r>
      <w:r w:rsidR="005B5C50">
        <w:rPr>
          <w:rFonts w:ascii="Calibri" w:eastAsia="Times New Roman" w:hAnsi="Calibri" w:cs="Calibri"/>
          <w:sz w:val="24"/>
          <w:szCs w:val="24"/>
        </w:rPr>
        <w:t xml:space="preserve"> </w:t>
      </w:r>
      <w:r w:rsidR="00115121">
        <w:rPr>
          <w:rFonts w:ascii="Calibri" w:eastAsia="Times New Roman" w:hAnsi="Calibri" w:cs="Calibri"/>
          <w:sz w:val="24"/>
          <w:szCs w:val="24"/>
        </w:rPr>
        <w:t xml:space="preserve">information about the </w:t>
      </w:r>
      <w:r w:rsidR="005B5C50">
        <w:rPr>
          <w:rFonts w:ascii="Calibri" w:eastAsia="Times New Roman" w:hAnsi="Calibri" w:cs="Calibri"/>
          <w:sz w:val="24"/>
          <w:szCs w:val="24"/>
        </w:rPr>
        <w:t xml:space="preserve">individual consequences of reckless and risky behaviors, like </w:t>
      </w:r>
      <w:r w:rsidR="001A1B8C">
        <w:rPr>
          <w:rFonts w:ascii="Calibri" w:eastAsia="Times New Roman" w:hAnsi="Calibri" w:cs="Calibri"/>
          <w:sz w:val="24"/>
          <w:szCs w:val="24"/>
        </w:rPr>
        <w:t>speeding</w:t>
      </w:r>
      <w:r w:rsidR="005B5C50">
        <w:rPr>
          <w:rFonts w:ascii="Calibri" w:eastAsia="Times New Roman" w:hAnsi="Calibri" w:cs="Calibri"/>
          <w:sz w:val="24"/>
          <w:szCs w:val="24"/>
        </w:rPr>
        <w:t xml:space="preserve"> or using drugs. However when studying the development of risk-taking experimentally, such </w:t>
      </w:r>
      <w:r w:rsidR="001A1B8C">
        <w:rPr>
          <w:rFonts w:ascii="Calibri" w:eastAsia="Times New Roman" w:hAnsi="Calibri" w:cs="Calibri"/>
          <w:sz w:val="24"/>
          <w:szCs w:val="24"/>
        </w:rPr>
        <w:t>information</w:t>
      </w:r>
      <w:r w:rsidR="005B5C50">
        <w:rPr>
          <w:rFonts w:ascii="Calibri" w:eastAsia="Times New Roman" w:hAnsi="Calibri" w:cs="Calibri"/>
          <w:sz w:val="24"/>
          <w:szCs w:val="24"/>
        </w:rPr>
        <w:t xml:space="preserve"> is often provided by </w:t>
      </w:r>
      <w:r w:rsidR="00C3627C">
        <w:rPr>
          <w:rFonts w:ascii="Calibri" w:eastAsia="Times New Roman" w:hAnsi="Calibri" w:cs="Calibri"/>
          <w:sz w:val="24"/>
          <w:szCs w:val="24"/>
        </w:rPr>
        <w:t xml:space="preserve">explicitly </w:t>
      </w:r>
      <w:r w:rsidR="005B5C50">
        <w:rPr>
          <w:rFonts w:ascii="Calibri" w:eastAsia="Times New Roman" w:hAnsi="Calibri" w:cs="Calibri"/>
          <w:sz w:val="24"/>
          <w:szCs w:val="24"/>
        </w:rPr>
        <w:t>stating the exact probabilit</w:t>
      </w:r>
      <w:r w:rsidR="001A1B8C">
        <w:rPr>
          <w:rFonts w:ascii="Calibri" w:eastAsia="Times New Roman" w:hAnsi="Calibri" w:cs="Calibri"/>
          <w:sz w:val="24"/>
          <w:szCs w:val="24"/>
        </w:rPr>
        <w:t>ies</w:t>
      </w:r>
      <w:r w:rsidR="005B5C50">
        <w:rPr>
          <w:rFonts w:ascii="Calibri" w:eastAsia="Times New Roman" w:hAnsi="Calibri" w:cs="Calibri"/>
          <w:sz w:val="24"/>
          <w:szCs w:val="24"/>
        </w:rPr>
        <w:t xml:space="preserve"> of gains or losses for every decision </w:t>
      </w:r>
      <w:r w:rsidR="005B5C50">
        <w:rPr>
          <w:rFonts w:ascii="Calibri" w:eastAsia="Times New Roman" w:hAnsi="Calibri" w:cs="Calibri"/>
          <w:sz w:val="24"/>
          <w:szCs w:val="24"/>
        </w:rPr>
        <w:fldChar w:fldCharType="begin" w:fldLock="1"/>
      </w:r>
      <w:r w:rsidR="006655E9">
        <w:rPr>
          <w:rFonts w:ascii="Calibri" w:eastAsia="Times New Roman" w:hAnsi="Calibri" w:cs="Calibri"/>
          <w:sz w:val="24"/>
          <w:szCs w:val="24"/>
        </w:rPr>
        <w:instrText>ADDIN CSL_CITATION {"citationItems":[{"id":"ITEM-1","itemData":{"DOI":"10.3389/fpsyg.2019.01915","ISSN":"16641078","abstract":"© 2019 Ciranka and van den Bos. Adolescence is a period of life during which peers play a pivotal role in decision-making. The narrative of social influence during adolescence often revolves around risky and maladaptive decisions, like driving under the influence, and using illegal substances (Steinberg, 2005). However, research has also shown that social influence can lead to increased prosocial behaviors (Van Hoorn et al., 2017) and a reduction in risk-taking (Braams et al., 2019). While many studies support the notion that adolescents are more sensitive to peer influence than children or adults, the developmental processes that underlie this sensitivity remain poorly understood. We argue that one important reason for this lack of understanding is the absence of precisely formulated models. To make a first step toward formal models of social influence during adolescence, we first identify three prominent verbal models of social influence in the literature: (1) social motivation, (2) reward sensitivity, and (3) distraction. We then illustrate how these can be translated into formal models, and how such formal models can inform experimental design and help identify developmental processes. Finally, by applying our formal models to existing datasets, we demonstrate the usefulness of formalization by synthesizing different studies with seemingly disparate results. We conclude with a discussion on how formal modeling can be utilized to better investigate the development of peer influence in adolescence.","author":[{"dropping-particle":"","family":"Ciranka","given":"S.","non-dropping-particle":"","parse-names":false,"suffix":""},{"dropping-particle":"","family":"Bos","given":"W.","non-dropping-particle":"van den","parse-names":false,"suffix":""}],"container-title":"Frontiers in Psychology","id":"ITEM-1","issue":"AUG","issued":{"date-parts":[["2019"]]},"title":"Social influence in adolescent decision-making: A formal framework","type":"article-journal","volume":"10"},"uris":["http://www.mendeley.com/documents/?uuid=a0efbe5d-44c4-3801-8029-1191a434a9a2"]},{"id":"ITEM-2","itemData":{"DOI":"10.1037/a0035696","ISSN":"1939-0599","author":[{"dropping-particle":"","family":"Smith","given":"Ashley R.","non-dropping-particle":"","parse-names":false,"suffix":""},{"dropping-particle":"","family":"Chein","given":"Jason","non-dropping-particle":"","parse-names":false,"suffix":""},{"dropping-particle":"","family":"Steinberg","given":"Laurence","non-dropping-particle":"","parse-names":false,"suffix":""}],"container-title":"Developmental Psychology","id":"ITEM-2","issue":"5","issued":{"date-parts":[["2014"]]},"page":"1564-1568","publisher":"US: American Psychological Association","title":"Peers increase adolescent risk taking even when the probabilities of negative outcomes are known.","type":"article-journal","volume":"50"},"uris":["http://www.mendeley.com/documents/?uuid=554e7426-9af2-3ec5-9702-9ea356b21754"]},{"id":"ITEM-3","itemData":{"DOI":"10.1038/nn.4022","ISBN":"1097-6256","ISSN":"15461726","PMID":"25984890","abstract":"Individuals' risk attitudes are known to guide choices about uncertain options. However, in the presence of others' decisions, these choices can be swayed and manifest as riskier or safer behavior than one would express alone. To test the mechanisms underlying effective social 'nudges' in human decision-making, we used functional neuroimaging and a task in which participants made choices about gambles alone and after observing others' selections. Against three alternative explanations, we found that observing others' choices of gambles increased the subjective value (utility) of those gambles for the observer. This 'other-conferred utility' was encoded in ventromedial prefrontal cortex, and these neural signals predicted conformity. We further identified a parametric interaction with individual risk preferences in anterior cingulate cortex and insula. These data provide a neuromechanistic account of how information from others is integrated with individual preferences that may explain preference-congruent susceptibility to social signals of safety and risk.","author":[{"dropping-particle":"","family":"Chung","given":"Dongil","non-dropping-particle":"","parse-names":false,"suffix":""},{"dropping-particle":"","family":"Christopoulos","given":"George I","non-dropping-particle":"","parse-names":false,"suffix":""},{"dropping-particle":"","family":"King-Casas","given":"Brooks","non-dropping-particle":"","parse-names":false,"suffix":""},{"dropping-particle":"","family":"Ball","given":"Sheryl B","non-dropping-particle":"","parse-names":false,"suffix":""},{"dropping-particle":"","family":"Chiu","given":"Pearl H","non-dropping-particle":"","parse-names":false,"suffix":""}],"container-title":"Nature Neuroscience","id":"ITEM-3","issue":"6","issued":{"date-parts":[["2015"]]},"page":"912-916","title":"Social signals of safety and risk confer utility and have asymmetric effects on observers' choices","type":"article-journal","volume":"18"},"uris":["http://www.mendeley.com/documents/?uuid=d3be2073-a278-39fd-b954-c953a61667c4"]},{"id":"ITEM-4","itemData":{"DOI":"10.3389/fpsyg.2014.01476","ISSN":"16641078","PMID":"25566150","abstract":"There is a paucity of experimental data addressing how peers influence adolescent risk-taking. Here, we examined peer effects on risky decision-making in adults and adolescents using a virtual social context that enabled experimental control over the peer \"interactions.\" 40 adolescents (age 11-18) and 28 adults (age 20-38) completed a risk-taking (Wheel of Fortune) task under four conditions: in private; while being observed by (fictitious) peers; and after receiving 'risky' or 'safe' advice from the peers. For high-risk gambles (but not medium-risk or even gambles), adolescents made more risky decisions under peer observation than adults. Adolescents, but not adults, tended to resist 'safe' advice for high-risk gambles. Although both groups tended to follow 'risky' advice for high-risk gambles, adults did so more than adolescents. These findings highlight the importance of distinguishing between the effects of peer observation and peer advice on risky decision-making.","author":[{"dropping-particle":"","family":"Haddad","given":"Anneke D M","non-dropping-particle":"","parse-names":false,"suffix":""},{"dropping-particle":"","family":"Harrison","given":"Freya","non-dropping-particle":"","parse-names":false,"suffix":""},{"dropping-particle":"","family":"Norman","given":"Thomas","non-dropping-particle":"","parse-names":false,"suffix":""},{"dropping-particle":"","family":"Lau","given":"Jennifer Y F","non-dropping-particle":"","parse-names":false,"suffix":""}],"container-title":"Frontiers in Psychology","id":"ITEM-4","issue":"DEC","issued":{"date-parts":[["2014"]]},"page":"1-7","title":"Adolescent and adult risk-taking in virtual social contexts","type":"article-journal","volume":"5"},"uris":["http://www.mendeley.com/documents/?uuid=b8cdeeeb-a5ca-38b5-95ed-24e5a18cdaa2"]},{"id":"ITEM-5","itemData":{"DOI":"10.1037/xge0000512","ISSN":"1939-2222","author":[{"dropping-particle":"","family":"Reiter","given":"Andrea M. F.","non-dropping-particle":"","parse-names":false,"suffix":""},{"dropping-particle":"","family":"Suzuki","given":"Shinsuke","non-dropping-particle":"","parse-names":false,"suffix":""},{"dropping-particle":"","family":"O'Doherty","given":"John P.","non-dropping-particle":"","parse-names":false,"suffix":""},{"dropping-particle":"","family":"Li","given":"Shu-Chen","non-dropping-particle":"","parse-names":false,"suffix":""},{"dropping-particle":"","family":"Eppinger","given":"Ben","non-dropping-particle":"","parse-names":false,"suffix":""}],"container-title":"Journal of Experimental Psychology: General","id":"ITEM-5","issued":{"date-parts":[["2019","1","21"]]},"title":"Risk contagion by peers affects learning and decision-making in adolescents.","type":"article-journal"},"uris":["http://www.mendeley.com/documents/?uuid=03d11960-5924-3303-9343-4da609df4a28"]}],"mendeley":{"formattedCitation":"(Chung, Christopoulos, King-Casas, Ball, &amp; Chiu, 2015; S. Ciranka &amp; van den Bos, 2019; Haddad, Harrison, Norman, &amp; Lau, 2014; Reiter, Suzuki, O’Doherty, Li, &amp; Eppinger, 2019; Smith, Chein, &amp; Steinberg, 2014)","manualFormatting":"(Chung, Christopoulos, King-Casas, Ball, &amp; Chiu, 2015; Ciranka &amp; van den Bos, 2019; Haddad, Harrison, Norman, &amp; Lau, 2014; Reiter, Suzuki, O’Doherty, Li, &amp; Eppinger, 2019; Smith, Chein, &amp; Steinberg, 2014)","plainTextFormattedCitation":"(Chung, Christopoulos, King-Casas, Ball, &amp; Chiu, 2015; S. Ciranka &amp; van den Bos, 2019; Haddad, Harrison, Norman, &amp; Lau, 2014; Reiter, Suzuki, O’Doherty, Li, &amp; Eppinger, 2019; Smith, Chein, &amp; Steinberg, 2014)","previouslyFormattedCitation":"(Chung, Christopoulos, King-Casas, Ball, &amp; Chiu, 2015; S. Ciranka &amp; van den Bos, 2019; Haddad, Harrison, Norman, &amp; Lau, 2014; Reiter, Suzuki, O’Doherty, Li, &amp; Eppinger, 2019; Smith, Chein, &amp; Steinberg, 2014)"},"properties":{"noteIndex":0},"schema":"https://github.com/citation-style-language/schema/raw/master/csl-citation.json"}</w:instrText>
      </w:r>
      <w:r w:rsidR="005B5C50">
        <w:rPr>
          <w:rFonts w:ascii="Calibri" w:eastAsia="Times New Roman" w:hAnsi="Calibri" w:cs="Calibri"/>
          <w:sz w:val="24"/>
          <w:szCs w:val="24"/>
        </w:rPr>
        <w:fldChar w:fldCharType="separate"/>
      </w:r>
      <w:r w:rsidR="005B5C50" w:rsidRPr="005B5C50">
        <w:rPr>
          <w:rFonts w:ascii="Calibri" w:eastAsia="Times New Roman" w:hAnsi="Calibri" w:cs="Calibri"/>
          <w:noProof/>
          <w:sz w:val="24"/>
          <w:szCs w:val="24"/>
        </w:rPr>
        <w:t>(Chung, Christopoulos, King-Casas, Ball, &amp; Chiu, 2015; Ciranka &amp; van den Bos, 2019; Haddad, Harrison, Norman, &amp; Lau, 2014; Reiter, Suzuki, O’Doherty, Li, &amp; Eppinger, 2019; Smith, Chein, &amp; Steinberg, 2014)</w:t>
      </w:r>
      <w:r w:rsidR="005B5C50">
        <w:rPr>
          <w:rFonts w:ascii="Calibri" w:eastAsia="Times New Roman" w:hAnsi="Calibri" w:cs="Calibri"/>
          <w:sz w:val="24"/>
          <w:szCs w:val="24"/>
        </w:rPr>
        <w:fldChar w:fldCharType="end"/>
      </w:r>
      <w:r w:rsidR="005B5C50">
        <w:rPr>
          <w:rFonts w:ascii="Calibri" w:eastAsia="Times New Roman" w:hAnsi="Calibri" w:cs="Calibri"/>
          <w:sz w:val="24"/>
          <w:szCs w:val="24"/>
        </w:rPr>
        <w:t xml:space="preserve">. </w:t>
      </w:r>
      <w:r>
        <w:rPr>
          <w:rFonts w:ascii="Calibri" w:eastAsia="Times New Roman" w:hAnsi="Calibri" w:cs="Calibri"/>
          <w:sz w:val="24"/>
          <w:szCs w:val="24"/>
        </w:rPr>
        <w:t>E</w:t>
      </w:r>
      <w:r w:rsidR="00366DC8">
        <w:rPr>
          <w:rFonts w:ascii="Calibri" w:eastAsia="Times New Roman" w:hAnsi="Calibri" w:cs="Calibri"/>
          <w:sz w:val="24"/>
          <w:szCs w:val="24"/>
        </w:rPr>
        <w:t>xperimental tasks, like the Balloon Analogue Risk Task</w:t>
      </w:r>
      <w:r w:rsidR="00C31D09">
        <w:rPr>
          <w:rFonts w:ascii="Calibri" w:eastAsia="Times New Roman" w:hAnsi="Calibri" w:cs="Calibri"/>
          <w:sz w:val="24"/>
          <w:szCs w:val="24"/>
        </w:rPr>
        <w:t xml:space="preserve"> (BART)</w:t>
      </w:r>
      <w:r>
        <w:rPr>
          <w:rFonts w:ascii="Calibri" w:eastAsia="Times New Roman" w:hAnsi="Calibri" w:cs="Calibri"/>
          <w:sz w:val="24"/>
          <w:szCs w:val="24"/>
        </w:rPr>
        <w:t xml:space="preserve">, </w:t>
      </w:r>
      <w:r w:rsidR="00366DC8">
        <w:rPr>
          <w:rFonts w:ascii="Calibri" w:eastAsia="Times New Roman" w:hAnsi="Calibri" w:cs="Calibri"/>
          <w:sz w:val="24"/>
          <w:szCs w:val="24"/>
        </w:rPr>
        <w:t>that involve decisions under uncertainty seem to better capture real world trends in risk behavior</w:t>
      </w:r>
      <w:r w:rsidR="00C3627C">
        <w:rPr>
          <w:rFonts w:ascii="Calibri" w:eastAsia="Times New Roman" w:hAnsi="Calibri" w:cs="Calibri"/>
          <w:sz w:val="24"/>
          <w:szCs w:val="24"/>
        </w:rPr>
        <w:t xml:space="preserve"> </w:t>
      </w:r>
      <w:r>
        <w:rPr>
          <w:rFonts w:ascii="Calibri" w:eastAsia="Times New Roman" w:hAnsi="Calibri" w:cs="Calibri"/>
          <w:sz w:val="24"/>
          <w:szCs w:val="24"/>
        </w:rPr>
        <w:fldChar w:fldCharType="begin" w:fldLock="1"/>
      </w:r>
      <w:r w:rsidR="005B5C50">
        <w:rPr>
          <w:rFonts w:ascii="Calibri" w:eastAsia="Times New Roman" w:hAnsi="Calibri" w:cs="Calibri"/>
          <w:sz w:val="24"/>
          <w:szCs w:val="24"/>
        </w:rPr>
        <w:instrText>ADDIN CSL_CITATION {"citationItems":[{"id":"ITEM-1","itemData":{"DOI":"10.1037/a0038088","ISBN":"1939-1455(Electronic);0033-2909(Print)","ISSN":"1939-1455","PMID":"25365761","abstract":"Despite evident heightened adolescent risk-taking in real-life situations, not all experimental studies demonstrate that adolescents take more risks than children and adults on risky decision-making tasks. In the current 4 independent meta-analyses, neurodevelopmental imbalance models and fuzzy trace theory were used as conceptual frameworks to examine whether adolescents engage in more risk-taking than children and adults and whether early adolescents take more risks than children and mid-late adolescents on behavioral risk-taking tasks. Studies with at least 1 of the aforementioned age comparisons met the inclusion criteria. Consistent with imbalance models and fuzzy trace theory, results from a random- effects model showed that adolescents take more risks (g ? .37) than adults, and early adolescents take more risks (g ? .15) than mid-late adolescents. However, inconsistent with both perspectives, adoles- cents and children take equal levels of risk (g??.00), and early adolescents and children also take equal levels of risk (g ? .04). Meta-regression analyses revealed that, consistent with imbalance models, (a) adolescents take more risks than adults on hot tasks with immediate outcome feedback on rewards and losses; however, contrary to imbalance models but consistent with fuzzy trace theory, (b) adolescents take fewer risks than children on tasks with a sure/safe option. Shortcomings related to studies using behavioral risk-taking tasks are discussed. We suggest a hybrid developmental neuroecological model of risk-taking that includes a risk opportunity component to explain why adolescents take more risks than children in the real world but equal levels of risks as children in the laboratory.","author":[{"dropping-particle":"","family":"Defoe","given":"Ivy N","non-dropping-particle":"","parse-names":false,"suffix":""},{"dropping-particle":"","family":"Dubas","given":"Judith Semon","non-dropping-particle":"","parse-names":false,"suffix":""},{"dropping-particle":"","family":"Figner","given":"Bernd","non-dropping-particle":"","parse-names":false,"suffix":""},{"dropping-particle":"Van","family":"Aken","given":"Marcel a G","non-dropping-particle":"","parse-names":false,"suffix":""}],"container-title":"Psychological Bulleti","id":"ITEM-1","issue":"July","issued":{"date-parts":[["2014"]]},"page":"48-84","title":"A Meta-Analysis on Age Differences in Risky Decision Making : Adolescents Versus Children and Adults A Meta-Analysis on Age Differences in Risky Decision Making: Adolescents Versus Children and Adults","type":"article-journal","volume":"141"},"uris":["http://www.mendeley.com/documents/?uuid=8103c11d-1263-45e9-b627-9951964f2846"]},{"id":"ITEM-2","itemData":{"DOI":"10.1098/rstb.2018.0133","ISSN":"0962-8436","abstract":"Epidemiological data suggest that risk taking in the real world increases from childhood into adolescence and declines into adulthood. However, developmental patterns of behaviour in laboratory ass...","author":[{"dropping-particle":"","family":"Rosenbaum","given":"Gail M.","non-dropping-particle":"","parse-names":false,"suffix":""},{"dropping-particle":"","family":"Hartley","given":"Catherine A.","non-dropping-particle":"","parse-names":false,"suffix":""}],"container-title":"Philosophical Transactions of the Royal Society B: Biological Sciences","id":"ITEM-2","issue":"1766","issued":{"date-parts":[["2019","2","18"]]},"page":"20180133","publisher":"\nThe Royal Society\n","title":"Developmental perspectives on risky and impulsive choice","type":"article-journal","volume":"374"},"uris":["http://www.mendeley.com/documents/?uuid=cff02dd5-e15b-3949-a35c-371ef6125e37"]},{"id":"ITEM-3","itemData":{"DOI":"10.1037//1064-1297.11.1.26","ISSN":"1064-1297","PMID":"12622341","author":[{"dropping-particle":"","family":"Lejuez","given":"C. W.","non-dropping-particle":"","parse-names":false,"suffix":""},{"dropping-particle":"","family":"Aklin","given":"W. M.","non-dropping-particle":"","parse-names":false,"suffix":""},{"dropping-particle":"","family":"Jones","given":"H. A.","non-dropping-particle":"","parse-names":false,"suffix":""},{"dropping-particle":"","family":"Richards","given":"J. B.","non-dropping-particle":"","parse-names":false,"suffix":""},{"dropping-particle":"","family":"Strong","given":"D.R.","non-dropping-particle":"","parse-names":false,"suffix":""},{"dropping-particle":"","family":"Kahler","given":"W. C.","non-dropping-particle":"","parse-names":false,"suffix":""},{"dropping-particle":"","family":"Read","given":"J. P.","non-dropping-particle":"","parse-names":false,"suffix":""}],"container-title":"Experimental and clinical psychopharmacology","id":"ITEM-3","issue":"1","issued":{"date-parts":[["2003"]]},"publisher":"Exp Clin Psychopharmacol","title":"The Balloon Analogue Risk Task (BART) Differentiates Smokers and Nonsmokers","type":"article-journal","volume":"11"},"uris":["http://www.mendeley.com/documents/?uuid=14d295ba-1edc-3f34-90de-011e2d92fc99"]}],"mendeley":{"formattedCitation":"(Defoe, Dubas, Figner, &amp; Aken, 2014; Lejuez et al., 2003; Rosenbaum &amp; Hartley, 2019)","plainTextFormattedCitation":"(Defoe, Dubas, Figner, &amp; Aken, 2014; Lejuez et al., 2003; Rosenbaum &amp; Hartley, 2019)","previouslyFormattedCitation":"(Defoe, Dubas, Figner, &amp; Aken, 2014; Lejuez et al., 2003; Rosenbaum &amp; Hartley, 2019)"},"properties":{"noteIndex":0},"schema":"https://github.com/citation-style-language/schema/raw/master/csl-citation.json"}</w:instrText>
      </w:r>
      <w:r>
        <w:rPr>
          <w:rFonts w:ascii="Calibri" w:eastAsia="Times New Roman" w:hAnsi="Calibri" w:cs="Calibri"/>
          <w:sz w:val="24"/>
          <w:szCs w:val="24"/>
        </w:rPr>
        <w:fldChar w:fldCharType="separate"/>
      </w:r>
      <w:r w:rsidRPr="00B674DA">
        <w:rPr>
          <w:rFonts w:ascii="Calibri" w:eastAsia="Times New Roman" w:hAnsi="Calibri" w:cs="Calibri"/>
          <w:noProof/>
          <w:sz w:val="24"/>
          <w:szCs w:val="24"/>
        </w:rPr>
        <w:t>(Defoe, Dubas, Figner, &amp; Aken, 2014; Lejuez et al., 2003; Rosenbaum &amp; Hartley, 2019)</w:t>
      </w:r>
      <w:r>
        <w:rPr>
          <w:rFonts w:ascii="Calibri" w:eastAsia="Times New Roman" w:hAnsi="Calibri" w:cs="Calibri"/>
          <w:sz w:val="24"/>
          <w:szCs w:val="24"/>
        </w:rPr>
        <w:fldChar w:fldCharType="end"/>
      </w:r>
      <w:r w:rsidR="00366DC8">
        <w:rPr>
          <w:rFonts w:ascii="Calibri" w:eastAsia="Times New Roman" w:hAnsi="Calibri" w:cs="Calibri"/>
          <w:sz w:val="24"/>
          <w:szCs w:val="24"/>
        </w:rPr>
        <w:t>.</w:t>
      </w:r>
      <w:r w:rsidR="00366DC8">
        <w:rPr>
          <w:sz w:val="24"/>
          <w:szCs w:val="24"/>
        </w:rPr>
        <w:t xml:space="preserve"> </w:t>
      </w:r>
      <w:r w:rsidR="00C3627C">
        <w:rPr>
          <w:sz w:val="24"/>
          <w:szCs w:val="24"/>
        </w:rPr>
        <w:t>Developmental r</w:t>
      </w:r>
      <w:commentRangeStart w:id="1"/>
      <w:r w:rsidR="00366DC8" w:rsidRPr="00E21CB8">
        <w:rPr>
          <w:sz w:val="24"/>
          <w:szCs w:val="24"/>
        </w:rPr>
        <w:t>esearch</w:t>
      </w:r>
      <w:r w:rsidR="00C3627C">
        <w:rPr>
          <w:sz w:val="24"/>
          <w:szCs w:val="24"/>
        </w:rPr>
        <w:t xml:space="preserve"> using such paradigms</w:t>
      </w:r>
      <w:r w:rsidR="00366DC8" w:rsidRPr="00E21CB8">
        <w:rPr>
          <w:sz w:val="24"/>
          <w:szCs w:val="24"/>
        </w:rPr>
        <w:t xml:space="preserve"> </w:t>
      </w:r>
      <w:r w:rsidR="00366DC8">
        <w:rPr>
          <w:sz w:val="24"/>
          <w:szCs w:val="24"/>
        </w:rPr>
        <w:t>suggest</w:t>
      </w:r>
      <w:r w:rsidR="00C3627C">
        <w:rPr>
          <w:sz w:val="24"/>
          <w:szCs w:val="24"/>
        </w:rPr>
        <w:t>s</w:t>
      </w:r>
      <w:r w:rsidR="00366DC8" w:rsidRPr="00E21CB8">
        <w:rPr>
          <w:sz w:val="24"/>
          <w:szCs w:val="24"/>
        </w:rPr>
        <w:t xml:space="preserve"> that when adolescents make decisions under uncertainty, </w:t>
      </w:r>
      <w:r w:rsidR="00366DC8" w:rsidRPr="0058012B">
        <w:rPr>
          <w:sz w:val="24"/>
          <w:szCs w:val="24"/>
        </w:rPr>
        <w:t xml:space="preserve">they are more optimistic </w:t>
      </w:r>
      <w:r w:rsidR="00366DC8" w:rsidRPr="0058012B">
        <w:rPr>
          <w:sz w:val="24"/>
          <w:szCs w:val="24"/>
        </w:rPr>
        <w:lastRenderedPageBreak/>
        <w:t xml:space="preserve">about the consequences of their choice </w:t>
      </w:r>
      <w:r w:rsidR="00366DC8" w:rsidRPr="0058012B">
        <w:rPr>
          <w:sz w:val="24"/>
          <w:szCs w:val="24"/>
        </w:rPr>
        <w:fldChar w:fldCharType="begin" w:fldLock="1"/>
      </w:r>
      <w:r w:rsidR="00D57E90">
        <w:rPr>
          <w:sz w:val="24"/>
          <w:szCs w:val="24"/>
        </w:rPr>
        <w:instrText>ADDIN CSL_CITATION {"citationItems":[{"id":"ITEM-1","itemData":{"DOI":"10.1073/pnas.1207144109","ISBN":"1091-6490 (Electronic)\\r0027-8424 (Linking)","ISSN":"0027-8424","PMID":"23027965","abstract":"Adolescents engage in a wide range of risky behaviors that their older peers shun, and at an enormous cost. Despite being older, stronger, and healthier than children, adolescents face twice the risk of mortality and morbidity faced by their younger peers. Are adolescents really risk-seekers or does some richer underlying preference drive their love of the uncertain? To answer that question, we used standard experimental economic methods to assess the attitudes of 65 individuals ranging in age from 12 to 50 toward risk and ambiguity. Perhaps surprisingly, we found that adolescents were, if anything, more averse to clearly stated risks than their older peers. What distinguished adolescents was their willingness to accept ambiguous conditions--situations in which the likelihood of winning and losing is unknown. Though adults find ambiguous monetary lotteries undesirable, adolescents find them tolerable. This finding suggests that the higher level of risk-taking observed among adolescents may reflect a higher tolerance for the unknown. Biologically, such a tolerance may make sense, because it would allow young organisms to take better advantage of learning opportunities; it also suggests that policies that seek to inform adolescents of the risks, costs, and benefits of unexperienced dangerous behaviors may be effective and, when appropriate, could be used to complement policies that limit their experiences.","author":[{"dropping-particle":"","family":"Tymula","given":"A.","non-dropping-particle":"","parse-names":false,"suffix":""},{"dropping-particle":"","family":"Rosenberg Belmaker","given":"L. A.","non-dropping-particle":"","parse-names":false,"suffix":""},{"dropping-particle":"","family":"Roy","given":"A. K.","non-dropping-particle":"","parse-names":false,"suffix":""},{"dropping-particle":"","family":"Ruderman","given":"L.","non-dropping-particle":"","parse-names":false,"suffix":""},{"dropping-particle":"","family":"Manson","given":"K.","non-dropping-particle":"","parse-names":false,"suffix":""},{"dropping-particle":"","family":"Glimcher","given":"P. W.","non-dropping-particle":"","parse-names":false,"suffix":""},{"dropping-particle":"","family":"Levy","given":"I.","non-dropping-particle":"","parse-names":false,"suffix":""}],"container-title":"Proceedings of the National Academy of Sciences","id":"ITEM-1","issue":"42","issued":{"date-parts":[["2012"]]},"page":"17135-17140","title":"Adolescents' risk-taking behavior is driven by tolerance to ambiguity","type":"article-journal","volume":"109"},"uris":["http://www.mendeley.com/documents/?uuid=c8aa0067-1219-4c5c-a017-5a7bcfe07d4e"]}],"mendeley":{"formattedCitation":"(Tymula et al., 2012b)","manualFormatting":"(Tymula et al., 2012)","plainTextFormattedCitation":"(Tymula et al., 2012b)","previouslyFormattedCitation":"(Tymula et al., 2012b)"},"properties":{"noteIndex":0},"schema":"https://github.com/citation-style-language/schema/raw/master/csl-citation.json"}</w:instrText>
      </w:r>
      <w:r w:rsidR="00366DC8" w:rsidRPr="0058012B">
        <w:rPr>
          <w:sz w:val="24"/>
          <w:szCs w:val="24"/>
        </w:rPr>
        <w:fldChar w:fldCharType="separate"/>
      </w:r>
      <w:r w:rsidRPr="00B674DA">
        <w:rPr>
          <w:noProof/>
          <w:sz w:val="24"/>
          <w:szCs w:val="24"/>
        </w:rPr>
        <w:t>(Tymula et al., 2012)</w:t>
      </w:r>
      <w:r w:rsidR="00366DC8" w:rsidRPr="0058012B">
        <w:rPr>
          <w:sz w:val="24"/>
          <w:szCs w:val="24"/>
        </w:rPr>
        <w:fldChar w:fldCharType="end"/>
      </w:r>
      <w:r w:rsidR="00366DC8" w:rsidRPr="0058012B">
        <w:rPr>
          <w:sz w:val="24"/>
          <w:szCs w:val="24"/>
        </w:rPr>
        <w:t>,  and search for less info</w:t>
      </w:r>
      <w:r w:rsidR="00366DC8" w:rsidRPr="00E54A16">
        <w:rPr>
          <w:sz w:val="24"/>
          <w:szCs w:val="24"/>
        </w:rPr>
        <w:t xml:space="preserve">rmation before making consequential </w:t>
      </w:r>
      <w:r w:rsidR="00366DC8">
        <w:rPr>
          <w:sz w:val="24"/>
          <w:szCs w:val="24"/>
        </w:rPr>
        <w:t>decisions</w:t>
      </w:r>
      <w:r w:rsidR="00366DC8" w:rsidRPr="00E54A16">
        <w:rPr>
          <w:sz w:val="24"/>
          <w:szCs w:val="24"/>
        </w:rPr>
        <w:t xml:space="preserve"> </w:t>
      </w:r>
      <w:r w:rsidR="00366DC8" w:rsidRPr="0058012B">
        <w:rPr>
          <w:sz w:val="24"/>
          <w:szCs w:val="24"/>
        </w:rPr>
        <w:fldChar w:fldCharType="begin" w:fldLock="1"/>
      </w:r>
      <w:r w:rsidR="00366DC8" w:rsidRPr="00AA60DB">
        <w:rPr>
          <w:sz w:val="24"/>
          <w:szCs w:val="24"/>
        </w:rPr>
        <w:instrText>ADDIN CSL_CITATION {"citationItems":[{"id":"ITEM-1","itemData":{"DOI":"10.1038/srep40962","ISSN":"2045-2322","PMID":"28098227","abstract":"Although actuarial data indicate that risk-taking behavior peaks in adolescence, laboratory evidence for this developmental spike remains scarce. One possible explanation for this incongruity is that in the real world adolescents often have only vague information about the potential consequences of their behavior and the likelihoods of those consequences, whereas in the lab these are often clearly stated. How do adolescents behave under such more realistic conditions of ambiguity and uncertainty? We asked 105 participants aged from 8 to 22 years to make three types of choices: (1) choices between options whose possible outcomes and probabilities were fully described (choices under risk); (2) choices between options whose possible outcomes were described but whose probability information was incomplete (choices under ambiguity), and (3) choices between unknown options whose possible outcomes and probabilities could be explored (choices under uncertainty). Relative to children and adults, two adolescent-specific markers emerged. First, adolescents were more accepting of ambiguity; second, they were also more accepting of uncertainty (as indicated by shorter pre-decisional search). Furthermore, this tolerance of the unknown was associated with motivational, but not cognitive, factors. These findings offer novel insights into the psychology of adolescent risk taking.","author":[{"dropping-particle":"","family":"Bos","given":"Wouter","non-dropping-particle":"van den","parse-names":false,"suffix":""},{"dropping-particle":"","family":"Hertwig","given":"Ralph","non-dropping-particle":"","parse-names":false,"suffix":""}],"container-title":"Scientific Reports","id":"ITEM-1","issue":"December 2016","issued":{"date-parts":[["2017"]]},"page":"40962","publisher":"Nature Publishing Group","title":"Adolescents display distinctive tolerance to ambiguity and to uncertainty during risky decision making","type":"article-journal","volume":"7"},"uris":["http://www.mendeley.com/documents/?uuid=38dadadd-c27c-338c-a04c-6e51baf9828b"]}],"mendeley":{"formattedCitation":"(van den Bos &amp; Hertwig, 2017)","plainTextFormattedCitation":"(van den Bos &amp; Hertwig, 2017)","previouslyFormattedCitation":"(van den Bos &amp; Hertwig, 2017)"},"properties":{"noteIndex":0},"schema":"https://github.com/citation-style-language/schema/raw/master/csl-citation.json"}</w:instrText>
      </w:r>
      <w:r w:rsidR="00366DC8" w:rsidRPr="0058012B">
        <w:rPr>
          <w:sz w:val="24"/>
          <w:szCs w:val="24"/>
        </w:rPr>
        <w:fldChar w:fldCharType="separate"/>
      </w:r>
      <w:r w:rsidR="00366DC8" w:rsidRPr="0058012B">
        <w:rPr>
          <w:noProof/>
          <w:sz w:val="24"/>
          <w:szCs w:val="24"/>
        </w:rPr>
        <w:t>(van den Bos &amp; Hertwig, 2017)</w:t>
      </w:r>
      <w:r w:rsidR="00366DC8" w:rsidRPr="0058012B">
        <w:rPr>
          <w:sz w:val="24"/>
          <w:szCs w:val="24"/>
        </w:rPr>
        <w:fldChar w:fldCharType="end"/>
      </w:r>
      <w:r w:rsidR="00366DC8" w:rsidRPr="0058012B">
        <w:rPr>
          <w:sz w:val="24"/>
          <w:szCs w:val="24"/>
        </w:rPr>
        <w:t xml:space="preserve">. </w:t>
      </w:r>
      <w:commentRangeEnd w:id="1"/>
      <w:r w:rsidR="00366DC8" w:rsidRPr="0058012B">
        <w:rPr>
          <w:rStyle w:val="CommentReference"/>
          <w:rFonts w:eastAsiaTheme="minorHAnsi"/>
        </w:rPr>
        <w:commentReference w:id="1"/>
      </w:r>
      <w:r w:rsidR="00366DC8" w:rsidRPr="0058012B">
        <w:rPr>
          <w:sz w:val="24"/>
          <w:szCs w:val="24"/>
        </w:rPr>
        <w:t xml:space="preserve"> </w:t>
      </w:r>
      <w:r w:rsidR="00366DC8" w:rsidRPr="00E54A16">
        <w:rPr>
          <w:sz w:val="24"/>
          <w:szCs w:val="24"/>
        </w:rPr>
        <w:t>Arguably, their positive attitude t</w:t>
      </w:r>
      <w:r w:rsidR="00366DC8" w:rsidRPr="00677203">
        <w:rPr>
          <w:sz w:val="24"/>
          <w:szCs w:val="24"/>
        </w:rPr>
        <w:t>owards uncertainty</w:t>
      </w:r>
      <w:r w:rsidR="00366DC8" w:rsidRPr="0058012B">
        <w:rPr>
          <w:sz w:val="24"/>
          <w:szCs w:val="24"/>
        </w:rPr>
        <w:t xml:space="preserve"> might lead adolescents to a have a higher propensity to take risks. However</w:t>
      </w:r>
      <w:r w:rsidR="00366DC8" w:rsidRPr="00E21CB8">
        <w:rPr>
          <w:sz w:val="24"/>
          <w:szCs w:val="24"/>
        </w:rPr>
        <w:t xml:space="preserve">, this propensity </w:t>
      </w:r>
      <w:r w:rsidR="00E140E4">
        <w:rPr>
          <w:sz w:val="24"/>
          <w:szCs w:val="24"/>
        </w:rPr>
        <w:t>is</w:t>
      </w:r>
      <w:r w:rsidR="00366DC8" w:rsidRPr="00E21CB8">
        <w:rPr>
          <w:sz w:val="24"/>
          <w:szCs w:val="24"/>
        </w:rPr>
        <w:t xml:space="preserve"> </w:t>
      </w:r>
      <w:r w:rsidR="00E140E4">
        <w:rPr>
          <w:sz w:val="24"/>
          <w:szCs w:val="24"/>
        </w:rPr>
        <w:t>likely not</w:t>
      </w:r>
      <w:r w:rsidR="00366DC8" w:rsidRPr="00E21CB8">
        <w:rPr>
          <w:sz w:val="24"/>
          <w:szCs w:val="24"/>
        </w:rPr>
        <w:t xml:space="preserve"> domain general but tightly connected to social contexts</w:t>
      </w:r>
      <w:r w:rsidR="00366DC8">
        <w:rPr>
          <w:sz w:val="24"/>
          <w:szCs w:val="24"/>
        </w:rPr>
        <w:t xml:space="preserve"> </w:t>
      </w:r>
      <w:r w:rsidR="00366DC8">
        <w:rPr>
          <w:sz w:val="24"/>
          <w:szCs w:val="24"/>
        </w:rPr>
        <w:fldChar w:fldCharType="begin" w:fldLock="1"/>
      </w:r>
      <w:r w:rsidR="00C14A35">
        <w:rPr>
          <w:sz w:val="24"/>
          <w:szCs w:val="24"/>
        </w:rPr>
        <w:instrText>ADDIN CSL_CITATION {"citationItems":[{"id":"ITEM-1","itemData":{"DOI":"10.1146/annurev-psych-010213-115202","ISSN":"0066-4308","abstract":"Adolescence is a period of formative biological and social transition. Social cognitive processes involved in navigating increasingly complex and intimate relationships continue to develop throughout adolescence. Here, we describe the functional and structural changes occurring in the brain during this period of life and how they relate to navigating the social environment. Areas of the social brain undergo both structural changes and functional reorganization during the second decade of life, possibly reflecting a sensitive period for adapting to one's social environment. The changes in social environment that occur during adolescence might interact with increasing executive functions and heightened social sensitivity to influence a number of adolescent behaviors. We discuss the importance of considering the social environment and social rewards in research on adolescent cognition and behavior. Finally, we speculate about the potential implications of this research for society.","author":[{"dropping-particle":"","family":"Blakemore","given":"Sarah-Jayne","non-dropping-particle":"","parse-names":false,"suffix":""},{"dropping-particle":"","family":"Mills","given":"Kathryn L.","non-dropping-particle":"","parse-names":false,"suffix":""}],"container-title":"Annual Review of Psychology","id":"ITEM-1","issue":"1","issued":{"date-parts":[["2014","1","3"]]},"page":"187-207","publisher":" Annual Reviews ","title":"Is Adolescence a Sensitive Period for Sociocultural Processing?","type":"article-journal","volume":"65"},"uris":["http://www.mendeley.com/documents/?uuid=30655d20-4cec-3d98-b7ba-bac77239e44d"]},{"id":"ITEM-2","itemData":{"DOI":"10.1038/nn.3177","ISBN":"1546-1726 (Electronic)\\r1097-6256 (Linking)","ISSN":"10976256","PMID":"22929913","abstract":"Adolescence is characterized by making risky decisions. Early lesion and neuroimaging studies in adults pointed to the ventromedial prefrontal cortex and related structures as having a key role in decision-making. More recent studies have fractionated decision-making processes into its various components, including the representation of value, response selection (including inter-temporal choice and cognitive control), associative learning, and affective and social aspects. These different aspects of decision-making have been the focus of investigation in recent studies of the adolescent brain. Evidence points to a dissociation between the relatively slow, linear development of impulse control and response inhibition during adolescence versus the nonlinear development of the reward system, which is often hyper-responsive to rewards in adolescence. This suggests that decision-making in adolescence may be particularly modulated by emotion and social factors, for example, when adolescents are with peers or in other affective (‘hot') contexts","author":[{"dropping-particle":"","family":"Blakemore","given":"Sarah Jayne","non-dropping-particle":"","parse-names":false,"suffix":""},{"dropping-particle":"","family":"Robbins","given":"Trevor W","non-dropping-particle":"","parse-names":false,"suffix":""}],"container-title":"Nature Neuroscience","id":"ITEM-2","issue":"9","issued":{"date-parts":[["2012"]]},"page":"1184-1191","publisher":"Nature Publishing Group","title":"Decision-making in the adolescent brain","type":"article-journal","volume":"15"},"uris":["http://www.mendeley.com/documents/?uuid=1210f505-88ab-3067-b858-3be910e387fb"]}],"mendeley":{"formattedCitation":"(S.-J. Blakemore &amp; Mills, 2014; S. J. Blakemore &amp; Robbins, 2012)","manualFormatting":"(Blakemore &amp; Mills, 2014; Blakemore &amp; Robbins, 2012)","plainTextFormattedCitation":"(S.-J. Blakemore &amp; Mills, 2014; S. J. Blakemore &amp; Robbins, 2012)","previouslyFormattedCitation":"(S.-J. Blakemore &amp; Mills, 2014; S. J. Blakemore &amp; Robbins, 2012)"},"properties":{"noteIndex":0},"schema":"https://github.com/citation-style-language/schema/raw/master/csl-citation.json"}</w:instrText>
      </w:r>
      <w:r w:rsidR="00366DC8">
        <w:rPr>
          <w:sz w:val="24"/>
          <w:szCs w:val="24"/>
        </w:rPr>
        <w:fldChar w:fldCharType="separate"/>
      </w:r>
      <w:r w:rsidR="00366DC8" w:rsidRPr="009F69A9">
        <w:rPr>
          <w:noProof/>
          <w:sz w:val="24"/>
          <w:szCs w:val="24"/>
        </w:rPr>
        <w:t>(Blakemore &amp; Mills, 2014; Blakemore &amp; Robbins, 2012)</w:t>
      </w:r>
      <w:r w:rsidR="00366DC8">
        <w:rPr>
          <w:sz w:val="24"/>
          <w:szCs w:val="24"/>
        </w:rPr>
        <w:fldChar w:fldCharType="end"/>
      </w:r>
      <w:r w:rsidR="00366DC8">
        <w:rPr>
          <w:sz w:val="24"/>
          <w:szCs w:val="24"/>
        </w:rPr>
        <w:t xml:space="preserve">. </w:t>
      </w:r>
      <w:r w:rsidR="00C31D09">
        <w:rPr>
          <w:sz w:val="24"/>
          <w:szCs w:val="24"/>
        </w:rPr>
        <w:t>E</w:t>
      </w:r>
      <w:r w:rsidR="00366DC8">
        <w:rPr>
          <w:sz w:val="24"/>
          <w:szCs w:val="24"/>
        </w:rPr>
        <w:t>vidence</w:t>
      </w:r>
      <w:r w:rsidR="00366DC8" w:rsidRPr="00E21CB8">
        <w:rPr>
          <w:sz w:val="24"/>
          <w:szCs w:val="24"/>
        </w:rPr>
        <w:t xml:space="preserve"> suggests that social factors are among the most prominent to motivate adolescents to take a leap into </w:t>
      </w:r>
      <w:r w:rsidR="00C31D09">
        <w:rPr>
          <w:sz w:val="24"/>
          <w:szCs w:val="24"/>
        </w:rPr>
        <w:t xml:space="preserve">the </w:t>
      </w:r>
      <w:r w:rsidR="00366DC8" w:rsidRPr="00E21CB8">
        <w:rPr>
          <w:sz w:val="24"/>
          <w:szCs w:val="24"/>
        </w:rPr>
        <w:t>unknown</w:t>
      </w:r>
      <w:r w:rsidR="00E140E4">
        <w:rPr>
          <w:sz w:val="24"/>
          <w:szCs w:val="24"/>
        </w:rPr>
        <w:t xml:space="preserve"> </w:t>
      </w:r>
      <w:r w:rsidR="00366DC8">
        <w:rPr>
          <w:sz w:val="24"/>
          <w:szCs w:val="24"/>
        </w:rPr>
        <w:fldChar w:fldCharType="begin" w:fldLock="1"/>
      </w:r>
      <w:r w:rsidR="00C14A35">
        <w:rPr>
          <w:sz w:val="24"/>
          <w:szCs w:val="24"/>
        </w:rPr>
        <w:instrText>ADDIN CSL_CITATION {"citationItems":[{"id":"ITEM-1","itemData":{"DOI":"10.1038/nrn3313","ISBN":"1471-0048 (Electronic)\\n1471-003X (Linking)","ISSN":"1471003X","PMID":"22903221","abstract":"Research has demonstrated that extensive structural and functional brain development continues throughout adolescence. A popular notion emerging from this work states that a relative immaturity in frontal cortical neural systems could explain adolescents' high rates of risk-taking, substance use and other dangerous behaviours. However, developmental neuroimaging studies do not support a simple model of frontal cortical immaturity. Rather, growing evidence points to the importance of changes in social and affective processing, which begin around the onset of puberty, as crucial to understanding these adolescent vulnerabilities. These changes in social-affective processing also may confer some adaptive advantages, such as greater flexibility in adjusting one's intrinsic motivations and goal priorities amidst changing social contexts in adolescence.","author":[{"dropping-particle":"","family":"Crone","given":"Eveline A.","non-dropping-particle":"","parse-names":false,"suffix":""},{"dropping-particle":"","family":"Dahl","given":"Ronald E.","non-dropping-particle":"","parse-names":false,"suffix":""}],"container-title":"Nature Reviews Neuroscience","id":"ITEM-1","issued":{"date-parts":[["2012"]]},"title":"Understanding adolescence as a period of social-affective engagement and goal flexibility","type":"article-journal"},"uris":["http://www.mendeley.com/documents/?uuid=c17ed9c0-36e9-325a-96f5-f89af1d5a384"]},{"id":"ITEM-2","itemData":{"DOI":"10.1016/BS.ACDB.2017.10.003","ISBN":"9780128151136","ISSN":"0065-2407","abstract":"Susceptibility to social influence is associated with a host of negative outcomes during adolescence. However, emerging evidence implicates the role of peers and parents in adolescents’ positive and adaptive adjustment. Hence, in this chapter we highlight social influence as an opportunity for promoting social adjustment, which can redirect negative trajectories and help adolescents thrive. We discuss influential models about the processes underlying social influence, with a particular emphasis on internalizing social norms, embedded in social learning and social identity theory. We link this behavioral work to developmental social neuroscience research, rooted in neurobiological models of decision making and social cognition. Work from this perspective suggests that the adolescent brain is highly malleable and particularly oriented toward the social world, which may account for heightened susceptibility to social influences during this developmental period. This chapter underscores the need to leverage social influences during adolescence, even beyond the family and peer context, to promote positive developmental outcomes. By further probing the underlying neural mechanisms as an additional layer to examining social influence on positive youth development, we will be able to gain traction on our understanding of this complex phenomenon.","author":[{"dropping-particle":"","family":"Telzer","given":"Eva H.","non-dropping-particle":"","parse-names":false,"suffix":""},{"dropping-particle":"","family":"Hoorn","given":"Jorien","non-dropping-particle":"van","parse-names":false,"suffix":""},{"dropping-particle":"","family":"Rogers","given":"Christina R.","non-dropping-particle":"","parse-names":false,"suffix":""},{"dropping-particle":"","family":"Do","given":"Kathy T.","non-dropping-particle":"","parse-names":false,"suffix":""}],"container-title":"Advances in Child Development and Behavior","id":"ITEM-2","issued":{"date-parts":[["2018","1","1"]]},"page":"215-258","publisher":"JAI","title":"Social Influence on Positive Youth Development: A Developmental Neuroscience Perspective","type":"article-journal","volume":"54"},"uris":["http://www.mendeley.com/documents/?uuid=b08c8b6a-70ad-3922-b847-2b91b973aea5"]},{"id":"ITEM-3","itemData":{"DOI":"10.1111/j.1532-7795.2010.00724.x","ISBN":"1532-7795","ISSN":"10508392","abstract":"In this article, we review the most important findings to have emerged during the past 10 years in the study of judgment and decision making (JDM) in adolescence and look ahead to possible new directions in this burgeoning area of research. Three inter-related shifts in research emphasis are of particular importance and serve to organize this review. First, re- search grounded in normative models of JDM has moved beyond the study of age differences in risk perception and toward a dynamic account of the factors predicting adolescent decisions. Second, the field has seen widespread adoption of dual-process models of cognitive development that describe 2 relatively independent modes of information processing, typically contrasting an analytic (cold) system with an experiential (hot) one. Finally, there has been an increase in attention to the social, emotional, and self-regulatory factors that influence JDM. This shift in focus reflects the growing influence of findings from developmental neuroscience, which describe a pattern of structural and functional maturation that may set the stage for a heightened propensity to make risky decisions in adolescence.","author":[{"dropping-particle":"","family":"Albert","given":"Dustin","non-dropping-particle":"","parse-names":false,"suffix":""},{"dropping-particle":"","family":"Steinberg","given":"Laurence","non-dropping-particle":"","parse-names":false,"suffix":""}],"container-title":"Journal of Research on Adolescence","id":"ITEM-3","issue":"1","issued":{"date-parts":[["2011"]]},"page":"211-224","title":"Judgment and decision making in adolescence","type":"article-journal","volume":"21"},"uris":["http://www.mendeley.com/documents/?uuid=100a0e98-5789-359d-9274-0b8f2d4dfcc7"]},{"id":"ITEM-4","itemData":{"DOI":"10.1038/nn.3177","ISBN":"1546-1726 (Electronic)\\r1097-6256 (Linking)","ISSN":"10976256","PMID":"22929913","abstract":"Adolescence is characterized by making risky decisions. Early lesion and neuroimaging studies in adults pointed to the ventromedial prefrontal cortex and related structures as having a key role in decision-making. More recent studies have fractionated decision-making processes into its various components, including the representation of value, response selection (including inter-temporal choice and cognitive control), associative learning, and affective and social aspects. These different aspects of decision-making have been the focus of investigation in recent studies of the adolescent brain. Evidence points to a dissociation between the relatively slow, linear development of impulse control and response inhibition during adolescence versus the nonlinear development of the reward system, which is often hyper-responsive to rewards in adolescence. This suggests that decision-making in adolescence may be particularly modulated by emotion and social factors, for example, when adolescents are with peers or in other affective (‘hot') contexts","author":[{"dropping-particle":"","family":"Blakemore","given":"Sarah Jayne","non-dropping-particle":"","parse-names":false,"suffix":""},{"dropping-particle":"","family":"Robbins","given":"Trevor W","non-dropping-particle":"","parse-names":false,"suffix":""}],"container-title":"Nature Neuroscience","id":"ITEM-4","issue":"9","issued":{"date-parts":[["2012"]]},"page":"1184-1191","publisher":"Nature Publishing Group","title":"Decision-making in the adolescent brain","type":"article-journal","volume":"15"},"uris":["http://www.mendeley.com/documents/?uuid=1210f505-88ab-3067-b858-3be910e387fb"]}],"mendeley":{"formattedCitation":"(Albert &amp; Steinberg, 2011; S. J. Blakemore &amp; Robbins, 2012; Crone &amp; Dahl, 2012; Telzer, van Hoorn, Rogers, &amp; Do, 2018)","manualFormatting":"(Albert &amp; Steinberg, 2011; Blakemore &amp; Robbins, 2012; Crone &amp; Dahl, 2012; Telzer, van Hoorn, Rogers, &amp; Do, 2018)","plainTextFormattedCitation":"(Albert &amp; Steinberg, 2011; S. J. Blakemore &amp; Robbins, 2012; Crone &amp; Dahl, 2012; Telzer, van Hoorn, Rogers, &amp; Do, 2018)","previouslyFormattedCitation":"(Albert &amp; Steinberg, 2011; S. J. Blakemore &amp; Robbins, 2012; Crone &amp; Dahl, 2012; Telzer, van Hoorn, Rogers, &amp; Do, 2018)"},"properties":{"noteIndex":0},"schema":"https://github.com/citation-style-language/schema/raw/master/csl-citation.json"}</w:instrText>
      </w:r>
      <w:r w:rsidR="00366DC8">
        <w:rPr>
          <w:sz w:val="24"/>
          <w:szCs w:val="24"/>
        </w:rPr>
        <w:fldChar w:fldCharType="separate"/>
      </w:r>
      <w:r w:rsidR="00366DC8" w:rsidRPr="009F69A9">
        <w:rPr>
          <w:noProof/>
          <w:sz w:val="24"/>
          <w:szCs w:val="24"/>
        </w:rPr>
        <w:t>(Albert &amp; Steinberg, 2011; Blakemore &amp; Robbins, 2012; Crone &amp; Dahl, 2012; Telzer, van Hoorn, Rogers, &amp; Do, 2018)</w:t>
      </w:r>
      <w:r w:rsidR="00366DC8">
        <w:rPr>
          <w:sz w:val="24"/>
          <w:szCs w:val="24"/>
        </w:rPr>
        <w:fldChar w:fldCharType="end"/>
      </w:r>
      <w:r w:rsidR="00366DC8">
        <w:rPr>
          <w:rStyle w:val="CommentReference"/>
          <w:rFonts w:eastAsiaTheme="minorHAnsi"/>
        </w:rPr>
        <w:commentReference w:id="2"/>
      </w:r>
      <w:r w:rsidR="00366DC8" w:rsidRPr="007A62ED">
        <w:rPr>
          <w:sz w:val="24"/>
          <w:szCs w:val="24"/>
        </w:rPr>
        <w:t>.</w:t>
      </w:r>
      <w:r w:rsidR="00366DC8" w:rsidRPr="0054232C">
        <w:rPr>
          <w:sz w:val="24"/>
          <w:szCs w:val="24"/>
        </w:rPr>
        <w:t xml:space="preserve"> </w:t>
      </w:r>
      <w:r w:rsidR="00366DC8">
        <w:rPr>
          <w:sz w:val="24"/>
          <w:szCs w:val="24"/>
        </w:rPr>
        <w:t>However, the a</w:t>
      </w:r>
      <w:r w:rsidR="00366DC8" w:rsidRPr="0054232C">
        <w:rPr>
          <w:sz w:val="24"/>
          <w:szCs w:val="24"/>
        </w:rPr>
        <w:t xml:space="preserve">dolescent social context is </w:t>
      </w:r>
      <w:r w:rsidR="00366DC8">
        <w:rPr>
          <w:sz w:val="24"/>
          <w:szCs w:val="24"/>
        </w:rPr>
        <w:t>complex</w:t>
      </w:r>
      <w:r w:rsidR="00366DC8" w:rsidRPr="0054232C">
        <w:rPr>
          <w:sz w:val="24"/>
          <w:szCs w:val="24"/>
        </w:rPr>
        <w:t xml:space="preserve"> and </w:t>
      </w:r>
      <w:r w:rsidR="00366DC8">
        <w:rPr>
          <w:sz w:val="24"/>
          <w:szCs w:val="24"/>
        </w:rPr>
        <w:t xml:space="preserve">the mechanisms behind social influence are not well understood. Where some </w:t>
      </w:r>
      <w:r w:rsidR="00AB3F27">
        <w:rPr>
          <w:sz w:val="24"/>
          <w:szCs w:val="24"/>
        </w:rPr>
        <w:t xml:space="preserve">researchers </w:t>
      </w:r>
      <w:r w:rsidR="00366DC8">
        <w:rPr>
          <w:sz w:val="24"/>
          <w:szCs w:val="24"/>
        </w:rPr>
        <w:t>have focused on</w:t>
      </w:r>
      <w:r w:rsidR="00C3627C">
        <w:rPr>
          <w:sz w:val="24"/>
          <w:szCs w:val="24"/>
        </w:rPr>
        <w:t xml:space="preserve"> developmental differences in</w:t>
      </w:r>
      <w:r w:rsidR="00366DC8">
        <w:rPr>
          <w:sz w:val="24"/>
          <w:szCs w:val="24"/>
        </w:rPr>
        <w:t xml:space="preserve"> the arousal associated with being observed </w:t>
      </w:r>
      <w:r w:rsidR="00366DC8">
        <w:rPr>
          <w:sz w:val="24"/>
          <w:szCs w:val="24"/>
        </w:rPr>
        <w:fldChar w:fldCharType="begin" w:fldLock="1"/>
      </w:r>
      <w:r w:rsidR="00C31D09">
        <w:rPr>
          <w:sz w:val="24"/>
          <w:szCs w:val="24"/>
        </w:rPr>
        <w:instrText>ADDIN CSL_CITATION {"citationItems":[{"id":"ITEM-1","itemData":{"DOI":"10.1037/a0035696","ISSN":"1939-0599","author":[{"dropping-particle":"","family":"Smith","given":"Ashley R.","non-dropping-particle":"","parse-names":false,"suffix":""},{"dropping-particle":"","family":"Chein","given":"Jason","non-dropping-particle":"","parse-names":false,"suffix":""},{"dropping-particle":"","family":"Steinberg","given":"Laurence","non-dropping-particle":"","parse-names":false,"suffix":""}],"container-title":"Developmental Psychology","id":"ITEM-1","issue":"5","issued":{"date-parts":[["2014"]]},"page":"1564-1568","publisher":"US: American Psychological Association","title":"Peers increase adolescent risk taking even when the probabilities of negative outcomes are known.","type":"article-journal","volume":"50"},"uris":["http://www.mendeley.com/documents/?uuid=554e7426-9af2-3ec5-9702-9ea356b21754"]}],"mendeley":{"formattedCitation":"(Smith et al., 2014)","plainTextFormattedCitation":"(Smith et al., 2014)","previouslyFormattedCitation":"(Smith et al., 2014)"},"properties":{"noteIndex":0},"schema":"https://github.com/citation-style-language/schema/raw/master/csl-citation.json"}</w:instrText>
      </w:r>
      <w:r w:rsidR="00366DC8">
        <w:rPr>
          <w:sz w:val="24"/>
          <w:szCs w:val="24"/>
        </w:rPr>
        <w:fldChar w:fldCharType="separate"/>
      </w:r>
      <w:r w:rsidR="005B5C50" w:rsidRPr="005B5C50">
        <w:rPr>
          <w:noProof/>
          <w:sz w:val="24"/>
          <w:szCs w:val="24"/>
        </w:rPr>
        <w:t>(Smith et al., 2014)</w:t>
      </w:r>
      <w:r w:rsidR="00366DC8">
        <w:rPr>
          <w:sz w:val="24"/>
          <w:szCs w:val="24"/>
        </w:rPr>
        <w:fldChar w:fldCharType="end"/>
      </w:r>
      <w:r w:rsidR="00366DC8">
        <w:rPr>
          <w:sz w:val="24"/>
          <w:szCs w:val="24"/>
        </w:rPr>
        <w:t xml:space="preserve">, or </w:t>
      </w:r>
      <w:r w:rsidR="00C3627C">
        <w:rPr>
          <w:sz w:val="24"/>
          <w:szCs w:val="24"/>
        </w:rPr>
        <w:t xml:space="preserve">developmental differences in </w:t>
      </w:r>
      <w:r w:rsidR="00366DC8">
        <w:rPr>
          <w:sz w:val="24"/>
          <w:szCs w:val="24"/>
        </w:rPr>
        <w:t xml:space="preserve">the </w:t>
      </w:r>
      <w:r w:rsidR="00C3627C">
        <w:rPr>
          <w:sz w:val="24"/>
          <w:szCs w:val="24"/>
        </w:rPr>
        <w:t xml:space="preserve">social </w:t>
      </w:r>
      <w:r w:rsidR="00366DC8">
        <w:rPr>
          <w:sz w:val="24"/>
          <w:szCs w:val="24"/>
        </w:rPr>
        <w:t>motivation to belong</w:t>
      </w:r>
      <w:r w:rsidR="00C3627C">
        <w:rPr>
          <w:sz w:val="24"/>
          <w:szCs w:val="24"/>
        </w:rPr>
        <w:t xml:space="preserve"> to a peer group</w:t>
      </w:r>
      <w:r w:rsidR="00366DC8">
        <w:rPr>
          <w:sz w:val="24"/>
          <w:szCs w:val="24"/>
        </w:rPr>
        <w:t xml:space="preserve"> </w:t>
      </w:r>
      <w:r w:rsidR="00366DC8">
        <w:rPr>
          <w:sz w:val="24"/>
          <w:szCs w:val="24"/>
        </w:rPr>
        <w:fldChar w:fldCharType="begin" w:fldLock="1"/>
      </w:r>
      <w:r w:rsidR="00366DC8">
        <w:rPr>
          <w:sz w:val="24"/>
          <w:szCs w:val="24"/>
        </w:rPr>
        <w:instrText>ADDIN CSL_CITATION {"citationItems":[{"id":"ITEM-1","itemData":{"DOI":"10.1038/nrn3313","ISBN":"1471-0048 (Electronic)\\n1471-003X (Linking)","ISSN":"1471003X","PMID":"22903221","abstract":"Research has demonstrated that extensive structural and functional brain development continues throughout adolescence. A popular notion emerging from this work states that a relative immaturity in frontal cortical neural systems could explain adolescents' high rates of risk-taking, substance use and other dangerous behaviours. However, developmental neuroimaging studies do not support a simple model of frontal cortical immaturity. Rather, growing evidence points to the importance of changes in social and affective processing, which begin around the onset of puberty, as crucial to understanding these adolescent vulnerabilities. These changes in social-affective processing also may confer some adaptive advantages, such as greater flexibility in adjusting one's intrinsic motivations and goal priorities amidst changing social contexts in adolescence.","author":[{"dropping-particle":"","family":"Crone","given":"Eveline A.","non-dropping-particle":"","parse-names":false,"suffix":""},{"dropping-particle":"","family":"Dahl","given":"Ronald E.","non-dropping-particle":"","parse-names":false,"suffix":""}],"container-title":"Nature Reviews Neuroscience","id":"ITEM-1","issued":{"date-parts":[["2012"]]},"title":"Understanding adolescence as a period of social-affective engagement and goal flexibility","type":"article-journal"},"uris":["http://www.mendeley.com/documents/?uuid=c17ed9c0-36e9-325a-96f5-f89af1d5a384"]}],"mendeley":{"formattedCitation":"(Crone &amp; Dahl, 2012)","plainTextFormattedCitation":"(Crone &amp; Dahl, 2012)","previouslyFormattedCitation":"(Crone &amp; Dahl, 2012)"},"properties":{"noteIndex":0},"schema":"https://github.com/citation-style-language/schema/raw/master/csl-citation.json"}</w:instrText>
      </w:r>
      <w:r w:rsidR="00366DC8">
        <w:rPr>
          <w:sz w:val="24"/>
          <w:szCs w:val="24"/>
        </w:rPr>
        <w:fldChar w:fldCharType="separate"/>
      </w:r>
      <w:r w:rsidR="00366DC8" w:rsidRPr="004D1E12">
        <w:rPr>
          <w:noProof/>
          <w:sz w:val="24"/>
          <w:szCs w:val="24"/>
        </w:rPr>
        <w:t>(Crone &amp; Dahl, 2012)</w:t>
      </w:r>
      <w:r w:rsidR="00366DC8">
        <w:rPr>
          <w:sz w:val="24"/>
          <w:szCs w:val="24"/>
        </w:rPr>
        <w:fldChar w:fldCharType="end"/>
      </w:r>
      <w:r w:rsidR="00366DC8">
        <w:rPr>
          <w:sz w:val="24"/>
          <w:szCs w:val="24"/>
        </w:rPr>
        <w:t xml:space="preserve">, here we focus on </w:t>
      </w:r>
      <w:r w:rsidR="00C3627C">
        <w:rPr>
          <w:sz w:val="24"/>
          <w:szCs w:val="24"/>
        </w:rPr>
        <w:t>how individuals use social information to reduce uncertainty.</w:t>
      </w:r>
      <w:r w:rsidR="00366DC8">
        <w:rPr>
          <w:sz w:val="24"/>
          <w:szCs w:val="24"/>
        </w:rPr>
        <w:t xml:space="preserve"> Research on social information use, such getting advice or observing others’ behavior, squares remarkably well with that of decisions under uncertainty</w:t>
      </w:r>
      <w:r w:rsidR="00C3627C">
        <w:rPr>
          <w:sz w:val="24"/>
          <w:szCs w:val="24"/>
        </w:rPr>
        <w:t>.</w:t>
      </w:r>
      <w:r w:rsidR="00366DC8">
        <w:rPr>
          <w:sz w:val="24"/>
          <w:szCs w:val="24"/>
        </w:rPr>
        <w:t xml:space="preserve"> It is for example well established that when adults are </w:t>
      </w:r>
      <w:del w:id="3" w:author="WB" w:date="2020-06-12T11:44:00Z">
        <w:r w:rsidR="00366DC8" w:rsidDel="006225DE">
          <w:rPr>
            <w:sz w:val="24"/>
            <w:szCs w:val="24"/>
          </w:rPr>
          <w:delText xml:space="preserve">This assumption is supported by research which identifies </w:delText>
        </w:r>
      </w:del>
      <w:del w:id="4" w:author="WB" w:date="2020-06-12T11:38:00Z">
        <w:r w:rsidR="00366DC8" w:rsidRPr="00E21CB8" w:rsidDel="00E80A6E">
          <w:rPr>
            <w:sz w:val="24"/>
            <w:szCs w:val="24"/>
          </w:rPr>
          <w:delText>i</w:delText>
        </w:r>
      </w:del>
      <w:r w:rsidR="00366DC8" w:rsidRPr="00E21CB8">
        <w:rPr>
          <w:sz w:val="24"/>
          <w:szCs w:val="24"/>
        </w:rPr>
        <w:t>more uncertain, the</w:t>
      </w:r>
      <w:r w:rsidR="00366DC8">
        <w:rPr>
          <w:sz w:val="24"/>
          <w:szCs w:val="24"/>
        </w:rPr>
        <w:t>y are</w:t>
      </w:r>
      <w:r w:rsidR="00366DC8" w:rsidRPr="00E21CB8">
        <w:rPr>
          <w:sz w:val="24"/>
          <w:szCs w:val="24"/>
        </w:rPr>
        <w:t xml:space="preserve"> more </w:t>
      </w:r>
      <w:r w:rsidR="00366DC8">
        <w:rPr>
          <w:sz w:val="24"/>
          <w:szCs w:val="24"/>
        </w:rPr>
        <w:t>likely to</w:t>
      </w:r>
      <w:r w:rsidR="00366DC8" w:rsidRPr="00E21CB8">
        <w:rPr>
          <w:sz w:val="24"/>
          <w:szCs w:val="24"/>
        </w:rPr>
        <w:t xml:space="preserve"> rely on social information</w:t>
      </w:r>
      <w:r w:rsidR="00366DC8">
        <w:rPr>
          <w:sz w:val="24"/>
          <w:szCs w:val="24"/>
        </w:rPr>
        <w:t xml:space="preserve"> </w:t>
      </w:r>
      <w:r w:rsidR="00366DC8">
        <w:rPr>
          <w:sz w:val="24"/>
          <w:szCs w:val="24"/>
        </w:rPr>
        <w:fldChar w:fldCharType="begin" w:fldLock="1"/>
      </w:r>
      <w:r w:rsidR="00AB3F27">
        <w:rPr>
          <w:sz w:val="24"/>
          <w:szCs w:val="24"/>
        </w:rPr>
        <w:instrText>ADDIN CSL_CITATION {"citationItems":[{"id":"ITEM-1","itemData":{"DOI":"10.1016/J.TICS.2015.07.007","ISSN":"1364-6613","abstract":"We consider two distinct influences that drive conformity behaviour. Whereas informational influences facilitate adaptive and accurate responses, normative influences bias decisions to enhance social acceptance. We explore these influences from a perspective of perceptual and value-based decision-making models and apply these models to classical works on conformity. We argue that an informational account predicts a surprising tendency to conform. Moreover, we detail how normative influences fit into this framework and interact with social influences. Finally, we explore potential neuronal substrates for informational and normative influences based on a consideration of the neurobiological literature, highlighting conceptual shortcomings particularly with regard to a failure to segregate informational and normative influences.","author":[{"dropping-particle":"","family":"Toelch","given":"Ulf","non-dropping-particle":"","parse-names":false,"suffix":""},{"dropping-particle":"","family":"Dolan","given":"Raymond J.","non-dropping-particle":"","parse-names":false,"suffix":""}],"container-title":"Trends in Cognitive Sciences","id":"ITEM-1","issue":"10","issued":{"date-parts":[["2015","10","1"]]},"page":"579-589","publisher":"Elsevier Current Trends","title":"Informational and Normative Influences in Conformity from a Neurocomputational Perspective","type":"article-journal","volume":"19"},"uris":["http://www.mendeley.com/documents/?uuid=0cd9bf98-f3ce-3079-bdb2-8aa856bc6155"]},{"id":"ITEM-2","itemData":{"DOI":"10.1126/science.1185718","ISSN":"1095-9203","PMID":"20798320","abstract":"In everyday life, many people believe that two heads are better than one. Our ability to solve problems together appears to be fundamental to the current dominance and future survival of the human species. But are two heads really better than one? We addressed this question in the context of a collective low-level perceptual decision-making task. For two observers of nearly equal visual sensitivity, two heads were definitely better than one, provided they were given the opportunity to communicate freely, even in the absence of any feedback about decision outcomes. But for observers with very different visual sensitivities, two heads were actually worse than the better one. These seemingly discrepant patterns of group behavior can be explained by a model in which two heads are Bayes optimal under the assumption that individuals accurately communicate their level of confidence on every trial.","author":[{"dropping-particle":"","family":"Bahrami","given":"Bahador","non-dropping-particle":"","parse-names":false,"suffix":""},{"dropping-particle":"","family":"Olsen","given":"Karsten","non-dropping-particle":"","parse-names":false,"suffix":""},{"dropping-particle":"","family":"Latham","given":"Peter E","non-dropping-particle":"","parse-names":false,"suffix":""},{"dropping-particle":"","family":"Roepstorff","given":"Andreas","non-dropping-particle":"","parse-names":false,"suffix":""},{"dropping-particle":"","family":"Rees","given":"Geraint","non-dropping-particle":"","parse-names":false,"suffix":""},{"dropping-particle":"","family":"Frith","given":"Chris D","non-dropping-particle":"","parse-names":false,"suffix":""}],"container-title":"Science (New York, N.Y.)","id":"ITEM-2","issue":"5995","issued":{"date-parts":[["2010","8","27"]]},"page":"1081-5","publisher":"American Association for the Advancement of Science","title":"Optimally interacting minds.","type":"article-journal","volume":"329"},"uris":["http://www.mendeley.com/documents/?uuid=9cd275f4-97a0-3653-a195-401ccddbcd06"]},{"id":"ITEM-3","itemData":{"DOI":"10.31234/OSF.IO/MUJEK","author":[{"dropping-particle":"","family":"Ciranka","given":"Simon","non-dropping-particle":"","parse-names":false,"suffix":""},{"dropping-particle":"van den","family":"Bos","given":"Wouter","non-dropping-particle":"","parse-names":false,"suffix":""}],"container-title":"Proceedings of the 42ndth Annual Conference of the Cognitive Science Society","id":"ITEM-3","issued":{"date-parts":[["2020"]]},"publisher":"PsyArXiv","title":"A Bayesian Model of Social Influence under Risk and Uncertainty","type":"article-journal"},"uris":["http://www.mendeley.com/documents/?uuid=ee91b490-a3ad-31d7-a26b-d0f59a596bd6"]},{"id":"ITEM-4","itemData":{"DOI":"10.1038/s41562-019-0590-x","ISSN":"2397-3374","abstract":"Consider the range of social behaviours we engage in every day. In each case, there are a multitude of unknowns, reflecting the many sources of uncertainty inherent to social inference. We describe how uncertainty manifests in social environments (the thoughts and intentions of others are largely hidden, making it difficult to predict a person’s behaviour) and why people are motivated to reduce the aversive feelings generated by uncertainty. We propose a three-part model whereby social uncertainty is initially reduced through automatic modes of inference (such as impression formation) before more control-demanding modes of inference (such as perspective-taking) are deployed to narrow one’s predictions even more. Finally, social uncertainty is attenuated further through learning processes that update these predictions based on new information. Our framework integrates research across fields to offer an account of the mechanisms motivating social cognition and action, laying the groundwork for future experiments that can illuminate the impact of uncertainty on social cognition. How do people seek to reduce uncertainty in social i</w:instrText>
      </w:r>
      <w:r w:rsidR="00AB3F27" w:rsidRPr="00E638C9">
        <w:rPr>
          <w:sz w:val="24"/>
          <w:szCs w:val="24"/>
          <w:lang w:val="de-DE"/>
        </w:rPr>
        <w:instrText>nteractions? FeldmanHall &amp; Shenhav propose a three-part model: first through more automatic impression formation, then more effortful perspective-taking, and finally by seeking and learning about additional information that can update their predictions","author":[{"dropping-particle":"","family":"FeldmanHall","given":"Oriel","non-dropping-particle":"","parse-names":false,"suffix":""},{"dropping-particle":"","family":"Shenhav","given":"Amitai","non-dropping-particle":"","parse-names":false,"suffix":""}],"container-title":"Nature Human Behaviour","id":"ITEM-4","issue":"5","issued":{"date-parts":[["2019","5","22"]]},"page":"426-435","publisher":"Nature Publishing Group","title":"Resolving uncertainty in a social world","type":"article-journal","volume":"3"},"uris":["http://www.mendeley.com/documents/?uuid=53ef62ca-f648-3f85-8b74-10eac63df039"]}],"mendeley":{"formattedCitation":"(Bahrami et al., 2010; Simon Ciranka &amp; Bos, 2020; FeldmanHall &amp; Shenhav, 2019; Toelch &amp; Dolan, 2015)","manualFormatting":"(Bahrami et al., 2010; Ciranka &amp; van den Bos, 2020; FeldmanHall &amp; Shenhav, 2019; Toelch &amp; Dolan, 2015)","plainTextFormattedCitation":"(Bahrami et al., 2010; Simon Ciranka &amp; Bos, 2020; FeldmanHall &amp; Shenhav, 2019; Toelch &amp; Dolan, 2015)","previouslyFormattedCitation":"(Bahrami et al., 2010; Simon Ciranka &amp; Bos, 2020; FeldmanHall &amp; Shenhav, 2019; Toelch &amp; Dolan, 2015)"},"properties":{"noteIndex":0},"schema":"https://github.com/citation-style-language/schema/raw/master/csl-citation.json"}</w:instrText>
      </w:r>
      <w:r w:rsidR="00366DC8">
        <w:rPr>
          <w:sz w:val="24"/>
          <w:szCs w:val="24"/>
        </w:rPr>
        <w:fldChar w:fldCharType="separate"/>
      </w:r>
      <w:r w:rsidR="00366DC8" w:rsidRPr="00E638C9">
        <w:rPr>
          <w:noProof/>
          <w:sz w:val="24"/>
          <w:szCs w:val="24"/>
          <w:lang w:val="de-DE"/>
        </w:rPr>
        <w:t xml:space="preserve">(Bahrami et al., 2010; Ciranka &amp; </w:t>
      </w:r>
      <w:r w:rsidR="00AB3F27" w:rsidRPr="00E638C9">
        <w:rPr>
          <w:noProof/>
          <w:sz w:val="24"/>
          <w:szCs w:val="24"/>
          <w:lang w:val="de-DE"/>
        </w:rPr>
        <w:t xml:space="preserve">van den </w:t>
      </w:r>
      <w:r w:rsidR="00366DC8" w:rsidRPr="00E638C9">
        <w:rPr>
          <w:noProof/>
          <w:sz w:val="24"/>
          <w:szCs w:val="24"/>
          <w:lang w:val="de-DE"/>
        </w:rPr>
        <w:t>Bos, 2020; FeldmanHall &amp; Shenhav, 2019; Toelch &amp; Dolan, 2015)</w:t>
      </w:r>
      <w:r w:rsidR="00366DC8">
        <w:rPr>
          <w:sz w:val="24"/>
          <w:szCs w:val="24"/>
        </w:rPr>
        <w:fldChar w:fldCharType="end"/>
      </w:r>
      <w:r w:rsidR="00366DC8" w:rsidRPr="00E638C9">
        <w:rPr>
          <w:sz w:val="24"/>
          <w:szCs w:val="24"/>
          <w:lang w:val="de-DE"/>
        </w:rPr>
        <w:t xml:space="preserve">. </w:t>
      </w:r>
      <w:r w:rsidR="00366DC8">
        <w:rPr>
          <w:sz w:val="24"/>
          <w:szCs w:val="24"/>
        </w:rPr>
        <w:t xml:space="preserve">Even studies with infants </w:t>
      </w:r>
      <w:r w:rsidR="00C3627C">
        <w:rPr>
          <w:sz w:val="24"/>
          <w:szCs w:val="24"/>
        </w:rPr>
        <w:t xml:space="preserve">have long </w:t>
      </w:r>
      <w:r w:rsidR="00366DC8">
        <w:rPr>
          <w:sz w:val="24"/>
          <w:szCs w:val="24"/>
        </w:rPr>
        <w:t>show</w:t>
      </w:r>
      <w:r w:rsidR="00C3627C">
        <w:rPr>
          <w:sz w:val="24"/>
          <w:szCs w:val="24"/>
        </w:rPr>
        <w:t>n</w:t>
      </w:r>
      <w:r w:rsidR="00366DC8">
        <w:rPr>
          <w:sz w:val="24"/>
          <w:szCs w:val="24"/>
        </w:rPr>
        <w:t xml:space="preserve"> that when they are</w:t>
      </w:r>
      <w:r w:rsidR="00366DC8" w:rsidRPr="0054232C">
        <w:rPr>
          <w:sz w:val="24"/>
          <w:szCs w:val="24"/>
        </w:rPr>
        <w:t xml:space="preserve"> uncertain</w:t>
      </w:r>
      <w:r w:rsidR="00C3627C">
        <w:rPr>
          <w:sz w:val="24"/>
          <w:szCs w:val="24"/>
        </w:rPr>
        <w:t xml:space="preserve"> of</w:t>
      </w:r>
      <w:r w:rsidR="00366DC8" w:rsidRPr="0054232C">
        <w:rPr>
          <w:sz w:val="24"/>
          <w:szCs w:val="24"/>
        </w:rPr>
        <w:t xml:space="preserve"> how to behave, they seek </w:t>
      </w:r>
      <w:r w:rsidR="00366DC8">
        <w:rPr>
          <w:sz w:val="24"/>
          <w:szCs w:val="24"/>
        </w:rPr>
        <w:t xml:space="preserve">more </w:t>
      </w:r>
      <w:r w:rsidR="00366DC8" w:rsidRPr="0054232C">
        <w:rPr>
          <w:sz w:val="24"/>
          <w:szCs w:val="24"/>
        </w:rPr>
        <w:t xml:space="preserve">eye contact </w:t>
      </w:r>
      <w:r w:rsidR="00366DC8">
        <w:rPr>
          <w:sz w:val="24"/>
          <w:szCs w:val="24"/>
        </w:rPr>
        <w:t>with</w:t>
      </w:r>
      <w:r w:rsidR="00366DC8" w:rsidRPr="0054232C">
        <w:rPr>
          <w:sz w:val="24"/>
          <w:szCs w:val="24"/>
        </w:rPr>
        <w:t xml:space="preserve"> their caregivers</w:t>
      </w:r>
      <w:r w:rsidR="00366DC8">
        <w:rPr>
          <w:sz w:val="24"/>
          <w:szCs w:val="24"/>
        </w:rPr>
        <w:t xml:space="preserve"> </w:t>
      </w:r>
      <w:r w:rsidR="00366DC8" w:rsidRPr="0054232C">
        <w:rPr>
          <w:sz w:val="24"/>
          <w:szCs w:val="24"/>
        </w:rPr>
        <w:t xml:space="preserve">(Walden &amp; </w:t>
      </w:r>
      <w:proofErr w:type="spellStart"/>
      <w:r w:rsidR="00366DC8" w:rsidRPr="0054232C">
        <w:rPr>
          <w:sz w:val="24"/>
          <w:szCs w:val="24"/>
        </w:rPr>
        <w:t>Ogan</w:t>
      </w:r>
      <w:proofErr w:type="spellEnd"/>
      <w:r w:rsidR="00366DC8" w:rsidRPr="0054232C">
        <w:rPr>
          <w:sz w:val="24"/>
          <w:szCs w:val="24"/>
        </w:rPr>
        <w:t xml:space="preserve">, 1988; </w:t>
      </w:r>
      <w:proofErr w:type="spellStart"/>
      <w:r w:rsidR="00366DC8" w:rsidRPr="0054232C">
        <w:rPr>
          <w:sz w:val="24"/>
          <w:szCs w:val="24"/>
        </w:rPr>
        <w:t>Zarbatany</w:t>
      </w:r>
      <w:proofErr w:type="spellEnd"/>
      <w:r w:rsidR="00366DC8" w:rsidRPr="0054232C">
        <w:rPr>
          <w:sz w:val="24"/>
          <w:szCs w:val="24"/>
        </w:rPr>
        <w:t xml:space="preserve"> &amp; Lamb, 1985)</w:t>
      </w:r>
      <w:r w:rsidR="00366DC8">
        <w:rPr>
          <w:sz w:val="24"/>
          <w:szCs w:val="24"/>
        </w:rPr>
        <w:t xml:space="preserve">. </w:t>
      </w:r>
      <w:r w:rsidR="00366DC8" w:rsidRPr="00E21CB8">
        <w:rPr>
          <w:sz w:val="24"/>
          <w:szCs w:val="24"/>
        </w:rPr>
        <w:t>How</w:t>
      </w:r>
      <w:r w:rsidR="00366DC8">
        <w:rPr>
          <w:sz w:val="24"/>
          <w:szCs w:val="24"/>
        </w:rPr>
        <w:t>ever, how</w:t>
      </w:r>
      <w:r w:rsidR="00366DC8" w:rsidRPr="00E21CB8">
        <w:rPr>
          <w:sz w:val="24"/>
          <w:szCs w:val="24"/>
        </w:rPr>
        <w:t xml:space="preserve"> adolescents leverage social information when </w:t>
      </w:r>
      <w:r w:rsidR="00366DC8">
        <w:rPr>
          <w:sz w:val="24"/>
          <w:szCs w:val="24"/>
        </w:rPr>
        <w:t>faced with uncertainty is currently not</w:t>
      </w:r>
      <w:r w:rsidR="00AB3F27">
        <w:rPr>
          <w:sz w:val="24"/>
          <w:szCs w:val="24"/>
        </w:rPr>
        <w:t xml:space="preserve"> </w:t>
      </w:r>
      <w:r w:rsidR="00366DC8">
        <w:rPr>
          <w:sz w:val="24"/>
          <w:szCs w:val="24"/>
        </w:rPr>
        <w:t>understood.</w:t>
      </w:r>
    </w:p>
    <w:p w14:paraId="7207DB25" w14:textId="1D01D807" w:rsidR="00F44B82" w:rsidRPr="00814FC9" w:rsidRDefault="00366DC8" w:rsidP="00814FC9">
      <w:pPr>
        <w:ind w:firstLine="0"/>
        <w:jc w:val="both"/>
        <w:rPr>
          <w:sz w:val="24"/>
          <w:szCs w:val="24"/>
        </w:rPr>
      </w:pPr>
      <w:ins w:id="5" w:author="WB" w:date="2020-06-12T12:49:00Z">
        <w:r>
          <w:rPr>
            <w:sz w:val="24"/>
            <w:szCs w:val="24"/>
          </w:rPr>
          <w:t>The goal of this study</w:t>
        </w:r>
      </w:ins>
      <w:r>
        <w:rPr>
          <w:sz w:val="24"/>
          <w:szCs w:val="24"/>
        </w:rPr>
        <w:t xml:space="preserve"> </w:t>
      </w:r>
      <w:r w:rsidR="00E140E4">
        <w:rPr>
          <w:sz w:val="24"/>
          <w:szCs w:val="24"/>
        </w:rPr>
        <w:t>is</w:t>
      </w:r>
      <w:r w:rsidR="00C3627C">
        <w:rPr>
          <w:sz w:val="24"/>
          <w:szCs w:val="24"/>
        </w:rPr>
        <w:t xml:space="preserve"> therefore</w:t>
      </w:r>
      <w:r>
        <w:rPr>
          <w:sz w:val="24"/>
          <w:szCs w:val="24"/>
        </w:rPr>
        <w:t xml:space="preserve"> to investigate</w:t>
      </w:r>
      <w:r w:rsidR="00E140E4">
        <w:rPr>
          <w:sz w:val="24"/>
          <w:szCs w:val="24"/>
        </w:rPr>
        <w:t xml:space="preserve"> (1)</w:t>
      </w:r>
      <w:r>
        <w:rPr>
          <w:sz w:val="24"/>
          <w:szCs w:val="24"/>
        </w:rPr>
        <w:t xml:space="preserve"> how adolescents </w:t>
      </w:r>
      <w:r w:rsidR="00F44B82">
        <w:rPr>
          <w:sz w:val="24"/>
          <w:szCs w:val="24"/>
        </w:rPr>
        <w:t xml:space="preserve">take risks </w:t>
      </w:r>
      <w:r>
        <w:rPr>
          <w:sz w:val="24"/>
          <w:szCs w:val="24"/>
        </w:rPr>
        <w:t xml:space="preserve">under uncertainty, and (2) how adolescents make use of social information under uncertainty. </w:t>
      </w:r>
      <w:r w:rsidR="00F44B82">
        <w:rPr>
          <w:sz w:val="24"/>
          <w:szCs w:val="24"/>
        </w:rPr>
        <w:t xml:space="preserve">To this end, we have developed a novel experimental task and formulated a Bayesian model of social influence in risk taking. The most frequently used tasks to study risk taking under uncertainty in adolescents </w:t>
      </w:r>
      <w:r w:rsidR="00F44B82">
        <w:rPr>
          <w:sz w:val="24"/>
          <w:szCs w:val="24"/>
        </w:rPr>
        <w:fldChar w:fldCharType="begin" w:fldLock="1"/>
      </w:r>
      <w:r w:rsidR="00F44B82">
        <w:rPr>
          <w:sz w:val="24"/>
          <w:szCs w:val="24"/>
        </w:rPr>
        <w:instrText>ADDIN CSL_CITATION {"citationItems":[{"id":"ITEM-1","itemData":{"DOI":"10.1037/0012-1649.41.4.625","ISSN":"1939-0599","author":[{"dropping-particle":"","family":"Gardner","given":"Margo","non-dropping-particle":"","parse-names":false,"suffix":""},{"dropping-particle":"","family":"Steinberg","given":"Laurence","non-dropping-particle":"","parse-names":false,"suffix":""}],"container-title":"Developmental Psychology","id":"ITEM-1","issue":"4","issued":{"date-parts":[["2005"]]},"page":"625-635","title":"Peer Influence on Risk Taking, Risk Preference, and Risky Decision Making in Adolescence and Adulthood: An Experimental Study.","type":"article-journal","volume":"41"},"uris":["http://www.mendeley.com/documents/?uuid=50eddbbb-5fa9-3a97-98e4-05ba42df7f1c"]},{"id":"ITEM-2","itemData":{"DOI":"10.1037//1064-1297.11.1.26","ISSN":"1064-1297","PMID":"12622341","author":[{"dropping-particle":"","family":"Lejuez","given":"C. W.","non-dropping-particle":"","parse-names":false,"suffix":""},{"dropping-particle":"","family":"Aklin","given":"W. M.","non-dropping-particle":"","parse-names":false,"suffix":""},{"dropping-particle":"","family":"Jones","given":"H. A.","non-dropping-particle":"","parse-names":false,"suffix":""},{"dropping-particle":"","family":"Richards","given":"J. B.","non-dropping-particle":"","parse-names":false,"suffix":""},{"dropping-particle":"","family":"Strong","given":"D.R.","non-dropping-particle":"","parse-names":false,"suffix":""},{"dropping-particle":"","family":"Kahler","given":"W. C.","non-dropping-particle":"","parse-names":false,"suffix":""},{"dropping-particle":"","family":"Read","given":"J. P.","non-dropping-particle":"","parse-names":false,"suffix":""}],"container-title":"Experimental and clinical psychopharmacology","id":"ITEM-2","issue":"1","issued":{"date-parts":[["2003"]]},"publisher":"Exp Clin Psychopharmacol","title":"The Balloon Analogue Risk Task (BART) Differentiates Smokers and Nonsmokers","type":"article-journal","volume":"11"},"uris":["http://www.mendeley.com/documents/?uuid=14d295ba-1edc-3f34-90de-011e2d92fc99"]}],"mendeley":{"formattedCitation":"(Gardner &amp; Steinberg, 2005; Lejuez et al., 2003)","plainTextFormattedCitation":"(Gardner &amp; Steinberg, 2005; Lejuez et al., 2003)","previouslyFormattedCitation":"(Gardner &amp; Steinberg, 2005; Lejuez et al., 2003)"},"properties":{"noteIndex":0},"schema":"https://github.com/citation-style-language/schema/raw/master/csl-citation.json"}</w:instrText>
      </w:r>
      <w:r w:rsidR="00F44B82">
        <w:rPr>
          <w:sz w:val="24"/>
          <w:szCs w:val="24"/>
        </w:rPr>
        <w:fldChar w:fldCharType="separate"/>
      </w:r>
      <w:r w:rsidR="00F44B82" w:rsidRPr="00876AEE">
        <w:rPr>
          <w:noProof/>
          <w:sz w:val="24"/>
          <w:szCs w:val="24"/>
        </w:rPr>
        <w:t xml:space="preserve">(Gardner &amp; Steinberg, 2005; </w:t>
      </w:r>
      <w:r w:rsidR="00F44B82" w:rsidRPr="00876AEE">
        <w:rPr>
          <w:noProof/>
          <w:sz w:val="24"/>
          <w:szCs w:val="24"/>
        </w:rPr>
        <w:lastRenderedPageBreak/>
        <w:t>Lejuez et al., 2003)</w:t>
      </w:r>
      <w:r w:rsidR="00F44B82">
        <w:rPr>
          <w:sz w:val="24"/>
          <w:szCs w:val="24"/>
        </w:rPr>
        <w:fldChar w:fldCharType="end"/>
      </w:r>
      <w:r w:rsidR="00F44B82">
        <w:rPr>
          <w:sz w:val="24"/>
          <w:szCs w:val="24"/>
        </w:rPr>
        <w:t xml:space="preserve">, require subjects to learn possible outcomes and their probabilities by observing the feedback in a trial and error fashion. However, this introduces confounds, which make it hard to disentangle learning processes from risk attitudes </w:t>
      </w:r>
      <w:r w:rsidR="00F44B82">
        <w:rPr>
          <w:sz w:val="24"/>
          <w:szCs w:val="24"/>
        </w:rPr>
        <w:fldChar w:fldCharType="begin" w:fldLock="1"/>
      </w:r>
      <w:r w:rsidR="00F44B82">
        <w:rPr>
          <w:sz w:val="24"/>
          <w:szCs w:val="24"/>
        </w:rPr>
        <w:instrText>ADDIN CSL_CITATION {"citationItems":[{"id":"ITEM-1","itemData":{"DOI":"10.1016/j.tics.2010.10.002","ISSN":"1879-307X","PMID":"21130018","abstract":"Economists define risk in terms of the variability of possible outcomes, whereas clinicians and laypeople generally view risk as exposure to possible loss or harm. Neuroeconomic studies using relatively simple behavioral tasks have identified a network of brain regions that respond to economic risk, but these studies have had limited success predicting naturalistic risk-taking. By contrast, more complex behavioral tasks developed by clinicians (e.g. Balloon Analogue Risk Task and Iowa Gambling Task) correlate with naturalistic risk-taking but resist decomposition into distinct cognitive constructs. We propose here that to bridge this gap and better understand neural substrates of naturalistic risk-taking, new tasks are needed that: are decomposable into basic cognitive and/or economic constructs; predict naturalistic risk-taking; and engender dynamic, affective engagement.","author":[{"dropping-particle":"","family":"Schonberg","given":"Tom","non-dropping-particle":"","parse-names":false,"suffix":""},{"dropping-particle":"","family":"Fox","given":"Craig R","non-dropping-particle":"","parse-names":false,"suffix":""},{"dropping-particle":"","family":"Poldrack","given":"Russell A","non-dropping-particle":"","parse-names":false,"suffix":""}],"container-title":"Trends in cognitive sciences","id":"ITEM-1","issue":"1","issued":{"date-parts":[["2011","1","1"]]},"page":"11-9","publisher":"Elsevier","title":"Mind the gap: bridging economic and naturalistic risk-taking with cognitive neuroscience.","type":"article-journal","volume":"15"},"uris":["http://www.mendeley.com/documents/?uuid=86d2418a-6492-346b-8e61-b8f0408801aa"]}],"mendeley":{"formattedCitation":"(Schonberg, Fox, &amp; Poldrack, 2011)","plainTextFormattedCitation":"(Schonberg, Fox, &amp; Poldrack, 2011)","previouslyFormattedCitation":"(Schonberg, Fox, &amp; Poldrack, 2011)"},"properties":{"noteIndex":0},"schema":"https://github.com/citation-style-language/schema/raw/master/csl-citation.json"}</w:instrText>
      </w:r>
      <w:r w:rsidR="00F44B82">
        <w:rPr>
          <w:sz w:val="24"/>
          <w:szCs w:val="24"/>
        </w:rPr>
        <w:fldChar w:fldCharType="separate"/>
      </w:r>
      <w:r w:rsidR="00F44B82" w:rsidRPr="00B970A7">
        <w:rPr>
          <w:noProof/>
          <w:sz w:val="24"/>
          <w:szCs w:val="24"/>
        </w:rPr>
        <w:t>(Schonberg, Fox, &amp; Poldrack, 2011)</w:t>
      </w:r>
      <w:r w:rsidR="00F44B82">
        <w:rPr>
          <w:sz w:val="24"/>
          <w:szCs w:val="24"/>
        </w:rPr>
        <w:fldChar w:fldCharType="end"/>
      </w:r>
      <w:r w:rsidR="00F44B82">
        <w:rPr>
          <w:sz w:val="24"/>
          <w:szCs w:val="24"/>
        </w:rPr>
        <w:t xml:space="preserve">.  This is specifically problematic </w:t>
      </w:r>
      <w:r w:rsidR="00C3627C">
        <w:rPr>
          <w:sz w:val="24"/>
          <w:szCs w:val="24"/>
        </w:rPr>
        <w:t>in</w:t>
      </w:r>
      <w:r w:rsidR="00F44B82">
        <w:rPr>
          <w:sz w:val="24"/>
          <w:szCs w:val="24"/>
        </w:rPr>
        <w:t xml:space="preserve"> developmental studies for two reasons. First, information sampling strategies may differ through development, resulting in different experiences on which individuals base their decisions </w:t>
      </w:r>
      <w:r w:rsidR="00F44B82">
        <w:rPr>
          <w:sz w:val="24"/>
          <w:szCs w:val="24"/>
        </w:rPr>
        <w:fldChar w:fldCharType="begin" w:fldLock="1"/>
      </w:r>
      <w:r w:rsidR="00673E55">
        <w:rPr>
          <w:sz w:val="24"/>
          <w:szCs w:val="24"/>
        </w:rPr>
        <w:instrText>ADDIN CSL_CITATION {"citationItems":[{"id":"ITEM-1","itemData":{"DOI":"10.1038/srep40962","ISSN":"2045-2322","PMID":"28098227","abstract":"Although actuarial data indicate that risk-taking behavior peaks in adolescence, laboratory evidence for this developmental spike remains scarce. One possible explanation for this incongruity is that in the real world adolescents often have only vague information about the potential consequences of their behavior and the likelihoods of those consequences, whereas in the lab these are often clearly stated. How do adolescents behave under such more realistic conditions of ambiguity and uncertainty? We asked 105 participants aged from 8 to 22 years to make three types of choices: (1) choices between options whose possible outcomes and probabilities were fully described (choices under risk); (2) choices between options whose possible outcomes were described but whose probability information was incomplete (choices under ambiguity), and (3) choices between unknown options whose possible outcomes and probabilities could be explored (choices under uncertainty). Relative to children and adults, two adolescent-specific markers emerged. First, adolescents were more accepting of ambiguity; second, they were also more accepting of uncertainty (as indicated by shorter pre-decisional search). Furthermore, this tolerance of the unknown was associated with motivational, but not cognitive, factors. These findings offer novel insights into the psychology of adolescent risk taking.","author":[{"dropping-particle":"","family":"Bos","given":"Wouter","non-dropping-particle":"van den","parse-names":false,"suffix":""},{"dropping-particle":"","family":"Hertwig","given":"Ralph","non-dropping-particle":"","parse-names":false,"suffix":""}],"container-title":"Scientific Reports","id":"ITEM-1","issue":"December 2016","issued":{"date-parts":[["2017"]]},"page":"40962","publisher":"Nature Publishing Group","title":"Adolescents display distinctive tolerance to ambiguity and to uncertainty during risky decision making","type":"article-journal","volume":"7"},"uris":["http://www.mendeley.com/documents/?uuid=38dadadd-c27c-338c-a04c-6e51baf9828b"]},{"id":"ITEM-2","itemData":{"DOI":"10.1177/0956797619863663","ISSN":"1467-9280","PMID":"31652093","abstract":"How do children and adults differ in their search for rewards? We considered three different hypotheses that attribute developmental differences to (a) children's increased random sampling, (b) more directed exploration toward uncertain options, or (c) narrower generalization. Using a search task in which noisy rewards were spatially correlated on a grid, we compared the ability of 55 younger children (ages 7 and 8 years), 55 older children (ages 9-11 years), and 50 adults (ages 19-55 years) to successfully generalize about unobserved outcomes and balance the exploration-exploitation dilemma. Our results show that children explore more eagerly than adults but obtain lower rewards. We built a predictive model of search to disentangle the unique contributions of the three hypotheses of developmental differences and found robust and recoverable parameter estimates indicating that children generalize less and rely on directed exploration more than adults. We did not, however, find reliable differences in terms of random sampling.","author":[{"dropping-particle":"","family":"Schulz","given":"Eric","non-dropping-particle":"","parse-names":false,"suffix":""},{"dropping-particle":"","family":"Wu","given":"Charley M","non-dropping-particle":"","parse-names":false,"suffix":""},{"dropping-particle":"","family":"Ruggeri","given":"Azzurra","non-dropping-particle":"","parse-names":false,"suffix":""},{"dropping-particle":"","family":"Meder","given":"Björn","non-dropping-particle":"","parse-names":false,"suffix":""}],"container-title":"Psychological science","id":"ITEM-2","issue":"11","issued":{"date-parts":[["2019","11","25"]]},"page":"1561-1572","publisher":"SAGE PublicationsSage CA: Los Angeles, CA","title":"Searching for Rewards Like a Child Means Less Generalization and More Directed Exploration.","type":"article-journal","volume":"30"},"uris":["http://www.mendeley.com/documents/?uuid=b6711c16-c189-360f-8efe-b615c35a7df4"]},{"id":"ITEM-3","itemData":{"DOI":"10.1177/0963721414556653","ISSN":"0963-7214","abstract":"We describe a surprising dev</w:instrText>
      </w:r>
      <w:r w:rsidR="00673E55" w:rsidRPr="00673E55">
        <w:rPr>
          <w:sz w:val="24"/>
          <w:szCs w:val="24"/>
          <w:lang w:val="de-DE"/>
        </w:rPr>
        <w:instrText>elopmental pattern we found in studies involving three different kinds of problems and age ranges. Younger learners are better than older ones at learning unusual abstra...","author":[{"dropping-particle":"","family":"Gopnik","given":"Alison","non-dropping-particle":"","parse-names":false,"suffix":""},{"dropping-particle":"","family":"Griffiths","given":"Thomas L.","non-dropping-particle":"","parse-names":false,"suffix":""},{"dropping-particle":"","family":"Lucas","given":"Christopher G.","non-dropping-particle":"","parse-names":false,"suffix":""}],"container-title":"Current Directions in Psychological Science","id":"ITEM-3","issue":"2","issued":{"date-parts":[["2015","4","6"]]},"page":"87-92","publisher":"SAGE PublicationsSage CA: Los Angeles, CA","title":"When Younger Learners Can Be Better (or at Least More Open-Minded) Than Older Ones","type":"article-journal","volume":"24"},"uris":["http://www.mendeley.com/documents/?uuid=5715e03c-a3ff-3558-bd7d-d607ca274b4e"]}],"mendeley":{"formattedCitation":"(Gopnik, Griffiths, &amp; Lucas, 2015; Schulz, Wu, Ruggeri, &amp; Meder, 2019; van den Bos &amp; Hertwig, 2017)","plainTextFormattedCitation":"(Gopnik, Griffiths, &amp; Lucas, 2015; Schulz, Wu, Ruggeri, &amp; Meder, 2019; van den Bos &amp; Hertwig, 2017)","previouslyFormattedCitation":"(Gopnik, Griffiths, &amp; Lucas, 2015; Schulz, Wu, Ruggeri, &amp; Meder, 2019; van den Bos &amp; Hertwig, 2017)"},"properties":{"noteIndex":0},"schema":"https://github.com/citation-style-language/schema/raw/master/csl-citation.json"}</w:instrText>
      </w:r>
      <w:r w:rsidR="00F44B82">
        <w:rPr>
          <w:sz w:val="24"/>
          <w:szCs w:val="24"/>
        </w:rPr>
        <w:fldChar w:fldCharType="separate"/>
      </w:r>
      <w:r w:rsidR="00C3627C" w:rsidRPr="00C3627C">
        <w:rPr>
          <w:noProof/>
          <w:sz w:val="24"/>
          <w:szCs w:val="24"/>
          <w:lang w:val="de-DE"/>
        </w:rPr>
        <w:t>(Gopnik, Griffiths, &amp; Lucas, 2015; Schulz, Wu, Ruggeri, &amp; Meder, 2019; van den Bos &amp; Hertwig, 2017)</w:t>
      </w:r>
      <w:r w:rsidR="00F44B82">
        <w:rPr>
          <w:sz w:val="24"/>
          <w:szCs w:val="24"/>
        </w:rPr>
        <w:fldChar w:fldCharType="end"/>
      </w:r>
      <w:r w:rsidR="00F44B82" w:rsidRPr="00C3627C">
        <w:rPr>
          <w:sz w:val="24"/>
          <w:szCs w:val="24"/>
          <w:lang w:val="de-DE"/>
        </w:rPr>
        <w:t xml:space="preserve">. </w:t>
      </w:r>
      <w:r w:rsidR="00F44B82">
        <w:rPr>
          <w:sz w:val="24"/>
          <w:szCs w:val="24"/>
        </w:rPr>
        <w:t>Second, given that learning</w:t>
      </w:r>
      <w:r w:rsidR="00C3627C">
        <w:rPr>
          <w:sz w:val="24"/>
          <w:szCs w:val="24"/>
        </w:rPr>
        <w:t xml:space="preserve"> from feedback (for instance reinforcement learning)</w:t>
      </w:r>
      <w:r w:rsidR="00F44B82">
        <w:rPr>
          <w:sz w:val="24"/>
          <w:szCs w:val="24"/>
        </w:rPr>
        <w:t xml:space="preserve"> shows significant developmental changes until late adolescence </w:t>
      </w:r>
      <w:r w:rsidR="00F44B82">
        <w:rPr>
          <w:sz w:val="24"/>
          <w:szCs w:val="24"/>
        </w:rPr>
        <w:fldChar w:fldCharType="begin" w:fldLock="1"/>
      </w:r>
      <w:r w:rsidR="00550222">
        <w:rPr>
          <w:sz w:val="24"/>
          <w:szCs w:val="24"/>
        </w:rPr>
        <w:instrText>ADDIN CSL_CITATION {"citationItems":[{"id":"ITEM-1","itemData":{"DOI":"10.1093/cercor/bhr198","ISSN":"1460-2199","author":[{"dropping-particle":"","family":"Bos","given":"Wouter","non-dropping-particle":"van den","parse-names":false,"suffix":""},{"dropping-particle":"","family":"Cohen","given":"Michael X.","non-dropping-particle":"","parse-names":false,"suffix":""},{"dropping-particle":"","family":"Kahnt","given":"Thorsten","non-dropping-particle":"","parse-names":false,"suffix":""},{"dropping-particle":"","family":"Crone","given":"Eveline A.","non-dropping-particle":"","parse-names":false,"suffix":""}],"container-title":"Cerebral Cortex","id":"ITEM-1","issue":"6","issued":{"date-parts":[["2012","6","1"]]},"page":"1247-1255","publisher":"Oxford University Press","title":"Striatum–Medial Prefrontal Cortex Connectivity Predicts Developmental Changes in Reinforcement Learning","type":"article-journal","volume":"22"},"uris":["http://www.mendeley.com/documents/?uuid=4445ec9b-eb7a-36d0-9bc0-b4e50ea6b287"]},{"id":"ITEM-2","itemData":{"DOI":"10.1016/J.DCN.2019.100733","ISSN":"1878-9293","abstract":"The past decade has seen the emergence of the use of reinforcement learning models to study developmental change in value-based learning. It is unclear, however, whether these computational modeling studies, which have employed a wide variety of tasks and model variants, have reached convergent conclusions. In this review, we examine whether the tuning of model parameters that govern different aspects of learning and decision-making processes vary consistently as a function of age, and what neurocognitive developmental changes may account for differences in these parameter estimates across development. We explore whether patterns of developmental change in these estimates are better described by differences in the extent to which individuals adapt their learning processes to the statistics of different environments, or by more static learning biases that emerge across varied contexts. We focus specifically on learning rates and inverse temperature parameter estimates, and find evidence that from childhood to adulthood, individuals become better at optimally weighting recent outcomes during learning across diverse contexts and less exploratory in their value-based decision-making. We provide recommendations for how these two possibilities — and potential alternative accounts — can be tested more directly to build a cohesive body of research that yields greater insight into the development of core learning processes.","author":[{"dropping-particle":"","family":"Nussenbaum","given":"Kate","non-dropping-particle":"","parse-names":false,"suffix":""},{"dropping-particle":"","family":"Hartley","given":"Catherine A.","non-dropping-particle":"","parse-names":false,"suffix":""}],"container-title":"Developmental Cognitive Neuroscience","id":"ITEM-2","issued":{"date-parts":[["2019","12","1"]]},"page":"100733","publisher":"Elsevier","title":"Reinforcement learning across development: What insights can we draw from a decade of research?","type":"article-journal","volume":"40"},"uris":["http://www.mendeley.com/documents/?uuid=dce29933-a0bf-3ade-9d85-3087729f5d40"]},{"id":"ITEM-3","itemData":{"DOI":"10.1016/j.neuron.2016.08.031","ISBN":"1097-4199 (Electronic) 0896-6273 (Linking)","ISSN":"10974199","PMID":"27710793","abstract":"Adolescents are notorious for engaging in reward-seeking behaviors, a tendency attributed to heightened activity in the brain's reward systems during adolescence. It has been suggested that reward sensitivity in adolescence might be adaptive, but evidence of an adaptive role has been scarce. Using a probabilistic reinforcement learning task combined with reinforcement learning models and fMRI, we found that adolescents showed better reinforcement learning and a stronger link between reinforcement learning and episodic memory for rewarding outcomes. This behavioral benefit was related to heightened prediction error-related BOLD activity in the hippocampus and to stronger functional connectivity between the hippocampus and the striatum at the time of reinforcement. These findings reveal an important role for the hippocampus in reinforcement learning in adolescence and suggest that reward sensitivity in adolescence is related to adaptive differences in how adolescents learn from experience.","author":[{"dropping-particle":"","family":"Davidow","given":"Juliet Y.","non-dropping-particle":"","parse-names":false,"suffix":""},{"dropping-particle":"","family":"Foerde","given":"Karin","non-dropping-particle":"","parse-names":false,"suffix":""},{"dropping-particle":"","family":"Galván","given":"Adriana","non-dropping-particle":"","parse-names":false,"suffix":""},{"dropping-particle":"","family":"Shohamy","given":"Daphna","non-dropping-particle":"","parse-names":false,"suffix":""}],"container-title":"Neuron","id":"ITEM-3","issued":{"date-parts":[["2016"]]},"title":"An Upside to Reward Sensitivity: The Hippocampus Supports Enhanced Reinforcement Learning in Adolescence","type":"article-journal"},"uris":["http://www.mendeley.com/documents/?uuid=73889dc7-9858-37c2-bd3a-89f2a397a12b"]},{"id":"ITEM-4","itemData":{"DOI":"10.1371/journal.pcbi.1004953","ISSN":"1553-7358","abstract":"Adolescence is a period of life characterised by changes in learning and decision-making. Learning and decision-making do not rely on a unitary system, but instead require the coordination of different cognitive processes that can be mathematically formalised as dissociable computational modules. Here, we aimed to trace the developmental time-course of the computational modules responsible for learning from reward or punishment, and learning from counterfactual feedback. Adolescents and adults carried out a novel reinforcement learning paradigm in which participants learned the association between cues and probabilistic outcomes, where the outcomes differed in valence (reward versus punishment) and feedback was either partial or complete (either the outcome of the chosen option only, or the outcomes of both the chosen and unchosen option, were displayed). Computational strategies changed during development: whereas adolescents’ behaviour was better explained by a basic reinforcement learning algorithm, adults’ behaviour integrated increasingly complex computational features, namely a counterfactual learning module (enabling enhanced performance in the presence of complete feedback) and a value contextualisation module (enabling symmetrical reward and punishment learning). Unlike adults, adolescent performance did not benefit from counterfactual (complete) feedback. In addition, while adults learned symmetrically from both reward and punishment, adolescents learned from reward but were less likely to learn from punishment. This tendency to rely on rewards and not to consider alternative consequences of actions might contribute to our understanding of decision-making in adolescence.","author":[{"dropping-particle":"","family":"Palminteri","given":"Stefano","non-dropping-particle":"","parse-names":false,"suffix":""},{"dropping-particle":"","family":"Kilford","given":"Emma J.","non-dropping-particle":"","parse-names":false,"suffix":""},{"dropping-particle":"","family":"Coricelli","given":"Giorgio","non-dropping-particle":"","parse-names":false,"suffix":""},{"dropping-particle":"","family":"Blakemore","given":"Sarah-Jayne","non-dropping-particle":"","parse-names":false,"suffix":""}],"container-title":"PLOS Computational Biology","editor":[{"dropping-particle":"","family":"O'Reilly","given":"Jill X","non-dropping-particle":"","parse-names":false,"suffix":""}],"id":"ITEM-4","issue":"6","issued":{"date-parts":[["2016","6","20"]]},"page":"e1004953","publisher":"Public Library of Science","title":"The Computational Development of Reinforcement Learning during Adolescence","type":"article-journal","volume":"12"},"uris":["http://www.mendeley.com/documents/?uuid=7db06245-8128-37dd-8b09-ec573505642f"]}],"mendeley":{"formattedCitation":"(Davidow, Foerde, Galván, &amp; Shohamy, 2016; Nussenbaum &amp; Hartley, 2019; Palminteri, Kilford, Coricelli, &amp; Blakemore, 2016a; van den Bos, Cohen, Kahnt, &amp; Crone, 2012)","plainTextFormattedCitation":"(Davidow, Foerde, Galván, &amp; Shohamy, 2016; Nussenbaum &amp; Hartley, 2019; Palminteri, Kilford, Coricelli, &amp; Blakemore, 2016a; van den Bos, Cohen, Kahnt, &amp; Crone, 2012)","previouslyFormattedCitation":"(Davidow, Foerde, Galván, &amp; Shohamy, 2016; Nussenbaum &amp; Hartley, 2019; Palminteri, Kilford, Coricelli, &amp; Blakemore, 2016a; van den Bos, Cohen, Kahnt, &amp; Crone, 2012)"},"properties":{"noteIndex":0},"schema":"https://github.com/citation-style-language/schema/raw/master/csl-citation.json"}</w:instrText>
      </w:r>
      <w:r w:rsidR="00F44B82">
        <w:rPr>
          <w:sz w:val="24"/>
          <w:szCs w:val="24"/>
        </w:rPr>
        <w:fldChar w:fldCharType="separate"/>
      </w:r>
      <w:r w:rsidR="00D57E90" w:rsidRPr="00D57E90">
        <w:rPr>
          <w:noProof/>
          <w:sz w:val="24"/>
          <w:szCs w:val="24"/>
        </w:rPr>
        <w:t>(Davidow, Foerde, Galván, &amp; Shohamy, 2016; Nussenbaum &amp; Hartley, 2019; Palminteri, Kilford, Coricelli, &amp; Blakemore, 2016a; van den Bos, Cohen, Kahnt, &amp; Crone, 2012)</w:t>
      </w:r>
      <w:r w:rsidR="00F44B82">
        <w:rPr>
          <w:sz w:val="24"/>
          <w:szCs w:val="24"/>
        </w:rPr>
        <w:fldChar w:fldCharType="end"/>
      </w:r>
      <w:r w:rsidR="00F44B82">
        <w:rPr>
          <w:sz w:val="24"/>
          <w:szCs w:val="24"/>
        </w:rPr>
        <w:t>, adolescents will likely</w:t>
      </w:r>
      <w:r w:rsidR="00C31D09">
        <w:rPr>
          <w:sz w:val="24"/>
          <w:szCs w:val="24"/>
        </w:rPr>
        <w:t xml:space="preserve"> hold</w:t>
      </w:r>
      <w:r w:rsidR="00F44B82">
        <w:rPr>
          <w:sz w:val="24"/>
          <w:szCs w:val="24"/>
        </w:rPr>
        <w:t xml:space="preserve"> different beliefs than adults even after making the same sampling experience. In the current </w:t>
      </w:r>
      <w:r w:rsidR="00ED0226">
        <w:rPr>
          <w:sz w:val="24"/>
          <w:szCs w:val="24"/>
        </w:rPr>
        <w:t>work</w:t>
      </w:r>
      <w:r w:rsidR="00F44B82">
        <w:rPr>
          <w:sz w:val="24"/>
          <w:szCs w:val="24"/>
        </w:rPr>
        <w:t xml:space="preserve"> we therefore have separated the learning phase from the decision phase and we fixed the amount of evidence shown to the </w:t>
      </w:r>
      <w:r w:rsidR="00496E24">
        <w:rPr>
          <w:sz w:val="24"/>
          <w:szCs w:val="24"/>
        </w:rPr>
        <w:t>subjects</w:t>
      </w:r>
      <w:r w:rsidR="00F44B82">
        <w:rPr>
          <w:sz w:val="24"/>
          <w:szCs w:val="24"/>
        </w:rPr>
        <w:t xml:space="preserve"> before they committed to a choice. As a result, we are able to disentangle experience-based learning from decision-making processes</w:t>
      </w:r>
      <w:r w:rsidR="00ED0226">
        <w:rPr>
          <w:sz w:val="24"/>
          <w:szCs w:val="24"/>
        </w:rPr>
        <w:t xml:space="preserve"> and make sure that </w:t>
      </w:r>
      <w:r w:rsidR="00496E24">
        <w:rPr>
          <w:sz w:val="24"/>
          <w:szCs w:val="24"/>
        </w:rPr>
        <w:t>subjects</w:t>
      </w:r>
      <w:r w:rsidR="00ED0226">
        <w:rPr>
          <w:sz w:val="24"/>
          <w:szCs w:val="24"/>
        </w:rPr>
        <w:t xml:space="preserve"> of all ages base their decision on the </w:t>
      </w:r>
      <w:r w:rsidR="00ED0226" w:rsidRPr="003769D7">
        <w:rPr>
          <w:sz w:val="24"/>
          <w:szCs w:val="24"/>
        </w:rPr>
        <w:t xml:space="preserve">same amount of experience. However </w:t>
      </w:r>
      <w:r w:rsidR="00ED0226">
        <w:rPr>
          <w:sz w:val="24"/>
          <w:szCs w:val="24"/>
        </w:rPr>
        <w:t>even without feedback,</w:t>
      </w:r>
      <w:r w:rsidR="00ED0226" w:rsidRPr="003769D7">
        <w:rPr>
          <w:sz w:val="24"/>
          <w:szCs w:val="24"/>
        </w:rPr>
        <w:t xml:space="preserve"> the same experience may still result in different </w:t>
      </w:r>
      <w:r w:rsidR="00ED0226">
        <w:rPr>
          <w:sz w:val="24"/>
          <w:szCs w:val="24"/>
        </w:rPr>
        <w:t>beliefs about outcomes between individuals</w:t>
      </w:r>
      <w:r w:rsidR="00ED0226" w:rsidRPr="003769D7">
        <w:rPr>
          <w:sz w:val="24"/>
          <w:szCs w:val="24"/>
        </w:rPr>
        <w:t xml:space="preserve">. To </w:t>
      </w:r>
      <w:r w:rsidR="00ED0226">
        <w:rPr>
          <w:sz w:val="24"/>
          <w:szCs w:val="24"/>
        </w:rPr>
        <w:t>understand</w:t>
      </w:r>
      <w:r w:rsidR="00ED0226" w:rsidRPr="003769D7">
        <w:rPr>
          <w:sz w:val="24"/>
          <w:szCs w:val="24"/>
        </w:rPr>
        <w:t xml:space="preserve"> </w:t>
      </w:r>
      <w:r w:rsidR="00ED0226">
        <w:rPr>
          <w:sz w:val="24"/>
          <w:szCs w:val="24"/>
        </w:rPr>
        <w:t xml:space="preserve">these </w:t>
      </w:r>
      <w:r w:rsidR="00ED0226" w:rsidRPr="003769D7">
        <w:rPr>
          <w:sz w:val="24"/>
          <w:szCs w:val="24"/>
        </w:rPr>
        <w:t>differences</w:t>
      </w:r>
      <w:r w:rsidR="00ED0226">
        <w:rPr>
          <w:sz w:val="24"/>
          <w:szCs w:val="24"/>
        </w:rPr>
        <w:t>,</w:t>
      </w:r>
      <w:r w:rsidR="00ED0226" w:rsidRPr="003769D7">
        <w:rPr>
          <w:sz w:val="24"/>
          <w:szCs w:val="24"/>
        </w:rPr>
        <w:t xml:space="preserve"> we rely on formal modeling. One advantage of </w:t>
      </w:r>
      <w:r w:rsidR="00ED0226">
        <w:rPr>
          <w:sz w:val="24"/>
          <w:szCs w:val="24"/>
        </w:rPr>
        <w:t>formal</w:t>
      </w:r>
      <w:r w:rsidR="00ED0226" w:rsidRPr="003769D7">
        <w:rPr>
          <w:sz w:val="24"/>
          <w:szCs w:val="24"/>
        </w:rPr>
        <w:t xml:space="preserve"> models is that they provide access to latent variables that</w:t>
      </w:r>
      <w:r w:rsidR="00ED0226">
        <w:rPr>
          <w:sz w:val="24"/>
          <w:szCs w:val="24"/>
        </w:rPr>
        <w:t xml:space="preserve"> otherwise</w:t>
      </w:r>
      <w:r w:rsidR="00ED0226" w:rsidRPr="003769D7">
        <w:rPr>
          <w:sz w:val="24"/>
          <w:szCs w:val="24"/>
        </w:rPr>
        <w:t xml:space="preserve"> cannot be directly observed from behavior </w:t>
      </w:r>
      <w:r w:rsidR="00ED0226" w:rsidRPr="003769D7">
        <w:rPr>
          <w:sz w:val="24"/>
          <w:szCs w:val="24"/>
        </w:rPr>
        <w:fldChar w:fldCharType="begin" w:fldLock="1"/>
      </w:r>
      <w:r w:rsidR="00C31D09">
        <w:rPr>
          <w:sz w:val="24"/>
          <w:szCs w:val="24"/>
        </w:rPr>
        <w:instrText>ADDIN CSL_CITATION {"citationItems":[{"id":"ITEM-1","itemData":{"DOI":"10.3389/fpsyg.2019.01915","ISSN":"16641078","abstract":"© 2019 Ciranka and van den Bos. Adolescence is a period of life during which peers play a pivotal role in decision-making. The narrative of social influence during adolescence often revolves around risky and maladaptive decisions, like driving under the influence, and using illegal substances (Steinberg, 2005). However, research has also shown that social influence can lead to increased prosocial behaviors (Van Hoorn et al., 2017) and a reduction in risk-taking (Braams et al., 2019). While many studies support the notion that adolescents are more sensitive to peer influence than children or adults, the developmental processes that underlie this sensitivity remain poorly understood. We argue that one important reason for this lack of understanding is the absence of precisely formulated models. To make a first step toward formal models of social influence during adolescence, we first identify three prominent verbal models of social influence in the literature: (1) social motivation, (2) reward sensitivity, and (3) distraction. We then illustrate how these can be translated into formal models, and how such formal models can inform experimental design and help identify developmental processes. Finally, by applying our formal models to existing datasets, we demonstrate the usefulness of formalization by synthesizing different studies with seemingly disparate results. We conclude with a discussion on how formal modeling can be utilized to better investigate the development of peer influence in adolescence.","author":[{"dropping-particle":"","family":"Ciranka","given":"S.","non-dropping-particle":"","parse-names":false,"suffix":""},{"dropping-particle":"","family":"Bos","given":"W.","non-dropping-particle":"van den","parse-names":false,"suffix":""}],"container-title":"Frontiers in Psychology","id":"ITEM-1","issue":"AUG","issued":{"date-parts":[["2019"]]},"title":"Social influence in adolescent decision-making: A formal framework","type":"article-journal","volume":"10"},"uris":["http://www.mendeley.com/documents/?uuid=a0efbe5d-44c4-3801-8029-1191a434a9a2"]},{"id":"ITEM-2","itemData":{"DOI":"10.1016/J.DCN.2017.09.008","ISSN":"1878-9293","author":[{"dropping-particle":"","family":"Bos","given":"Wouter","non-dropping-particle":"van den","parse-names":false,"suffix":""},{"dropping-particle":"","family":"Bruckner","given":"Rasmus","non-dropping-particle":"","parse-names":false,"suffix":""},{"dropping-particle":"","family":"Nassar","given":"Matthew R.","non-dropping-particle":"","parse-names":false,"suffix":""},{"dropping-particle":"","family":"Mata","given":"Rui","non-dropping-particle":"","parse-names":false,"suffix":""},{"dropping-particle":"","family":"Eppinger","given":"Ben","non-dropping-particle":"","parse-names":false,"suffix":""}],"container-title":"Developmental Cognitive Neuroscience","id":"ITEM-2","issued":{"date-parts":[["2017","10","13"]]},"publisher":"Elsevier","title":"Computational neuroscience across the lifespan: Promises and pitfalls","type":"article-journal"},"uris":["http://www.mendeley.com/documents/?uuid=3e64323b-6548-36d5-8e01-1f2edae4acec"]},{"id":"ITEM-3","itemData":{"DOI":"10.31234/OSF.IO/85PRQ","author":[{"dropping-particle":"","family":"Hauser","given":"Tobias U.","non-dropping-particle":"","parse-names":false,"suffix":""},{"dropping-particle":"","family":"Will","given":"Geert-Jan","non-dropping-particle":"","parse-names":false,"suffix":""},{"dropping-particle":"","family":"Dubois","given":"Magda","non-dropping-particle":"","parse-names":false,"suffix":""},{"dropping-particle":"","family":"Dolan","given":"Raymond J","non-dropping-particle":"","parse-names":false,"suffix":""}],"id":"ITEM-3","issued":{"date-parts":[["2018"]]},"publisher":"PsyArXiv","title":"Developmental Computational Psychiatry","type":"article-journal"},"uris":["http://www.mendeley.com/documents/?uuid=8441ca3a-ea6b-3583-9063-cf995ee52efc"]},{"id":"ITEM-4","itemData":{"DOI":"10.1016/J.DCN.2018.10.001","ISSN":"1878-9293","author":[{"dropping-particle":"","family":"Pfeifer","given":"Jennifer H.","non-dropping-particle":"","parse-names":false,"suffix":""},{"dropping-particle":"","family":"Allen","given":"Nicholas B.","non-dropping-particle":"","parse-names":false,"suffix":""},{"dropping-particle":"","family":"Byrne","g</w:instrText>
      </w:r>
      <w:r w:rsidR="00C31D09" w:rsidRPr="00C31D09">
        <w:rPr>
          <w:sz w:val="24"/>
          <w:szCs w:val="24"/>
          <w:lang w:val="de-DE"/>
        </w:rPr>
        <w:instrText>iven":"Michelle L.","non-dropping-particle":"","parse-names":false,"suffix":""},{"dropping-particle":"","family":"Mills","given":"Kathryn L.","non-dropping-particle":"","parse-names":false,"suffix":""}],"container-title":"Developmental Cognitive Neuroscience","id":"ITEM-4","issued":{"date-parts":[["2018","10","1"]]},"page":"1-4","publisher":"Elsevier","title":"Modeling Developmental Change: Contemporary Approaches to Key Methodological Challenges in Developmental Neuroimaging","type":"article-journal","volume":"33"},"uris":["http://www.mendeley.com/documents/?uuid=b42931e3-54f9-3001-950d-b6b1f09f6250"]}],"mendeley":{"formattedCitation":"(S. Ciranka &amp; van den Bos, 2019; Hauser, Will, Dubois, &amp; Dolan, 2018; Pfeifer, Allen, Byrne, &amp; Mills, 2018; van den Bos, Bruckner, Nassar, Mata, &amp; Eppinger, 2017)","manualFormatting":"(Ciranka &amp; van den Bos, 2019; Hauser, Will, Dubois, &amp; Dolan, 2018; Pfeifer, Allen, Byrne, &amp; Mills, 2018; van den Bos, Bruckner, Nassar, Mata, &amp; Eppinger, 2017)","plainTextFormattedCitation":"(S. Ciranka &amp; van den Bos, 2019; Hauser, Will, Dubois, &amp; Dolan, 2018; Pfeifer, Allen, Byrne, &amp; Mills, 2018; van den Bos, Bruckner, Nassar, Mata, &amp; Eppinger, 2017)","previouslyFormattedCitation":"(S. Ciranka &amp; van den Bos, 2019; Hauser, Will, Dubois, &amp; Dolan, 2018; Pfeifer, Allen, Byrne, &amp; Mills, 2018; van den Bos, Bruckner, Nassar, Mata, &amp; Eppinger, 2017)"},"properties":{"noteIndex":0},"schema":"https://github.com/citation-style-language/schema/raw/master/csl-citation.json"}</w:instrText>
      </w:r>
      <w:r w:rsidR="00ED0226" w:rsidRPr="003769D7">
        <w:rPr>
          <w:sz w:val="24"/>
          <w:szCs w:val="24"/>
        </w:rPr>
        <w:fldChar w:fldCharType="separate"/>
      </w:r>
      <w:r w:rsidR="00ED0226" w:rsidRPr="00B970A7">
        <w:rPr>
          <w:noProof/>
          <w:sz w:val="24"/>
          <w:szCs w:val="24"/>
          <w:lang w:val="de-DE"/>
        </w:rPr>
        <w:t>(Ciranka &amp; van den Bos, 2019; Hauser, Will, Dubois, &amp; Dolan, 2018; Pfeifer, Allen, Byrne, &amp; Mills, 2018; van den Bos, Bruckner, Nassar, Mata, &amp; Eppinger, 2017)</w:t>
      </w:r>
      <w:r w:rsidR="00ED0226" w:rsidRPr="003769D7">
        <w:rPr>
          <w:sz w:val="24"/>
          <w:szCs w:val="24"/>
        </w:rPr>
        <w:fldChar w:fldCharType="end"/>
      </w:r>
      <w:r w:rsidR="00ED0226" w:rsidRPr="00AB3F27">
        <w:rPr>
          <w:sz w:val="24"/>
          <w:szCs w:val="24"/>
          <w:lang w:val="de-DE"/>
        </w:rPr>
        <w:t xml:space="preserve">. </w:t>
      </w:r>
      <w:r w:rsidR="00ED0226">
        <w:rPr>
          <w:sz w:val="24"/>
          <w:szCs w:val="24"/>
        </w:rPr>
        <w:t>Bayesian models for instance make individual uncertainties explicit, and</w:t>
      </w:r>
      <w:r w:rsidR="00ED0226" w:rsidRPr="00B970A7">
        <w:rPr>
          <w:sz w:val="24"/>
          <w:szCs w:val="24"/>
        </w:rPr>
        <w:t xml:space="preserve"> </w:t>
      </w:r>
      <w:r w:rsidR="00ED0226" w:rsidRPr="003769D7">
        <w:rPr>
          <w:sz w:val="24"/>
          <w:szCs w:val="24"/>
        </w:rPr>
        <w:t xml:space="preserve">have been </w:t>
      </w:r>
      <w:r w:rsidR="00ED0226">
        <w:rPr>
          <w:sz w:val="24"/>
          <w:szCs w:val="24"/>
        </w:rPr>
        <w:t>particularly insightful</w:t>
      </w:r>
      <w:r w:rsidR="00ED0226" w:rsidRPr="003769D7">
        <w:rPr>
          <w:sz w:val="24"/>
          <w:szCs w:val="24"/>
        </w:rPr>
        <w:t xml:space="preserve"> </w:t>
      </w:r>
      <w:r w:rsidR="00ED0226">
        <w:rPr>
          <w:sz w:val="24"/>
          <w:szCs w:val="24"/>
        </w:rPr>
        <w:t>to comprehend</w:t>
      </w:r>
      <w:r w:rsidR="00ED0226" w:rsidRPr="003769D7">
        <w:rPr>
          <w:sz w:val="24"/>
          <w:szCs w:val="24"/>
        </w:rPr>
        <w:t xml:space="preserve"> differences in </w:t>
      </w:r>
      <w:r w:rsidR="00ED0226">
        <w:rPr>
          <w:sz w:val="24"/>
          <w:szCs w:val="24"/>
        </w:rPr>
        <w:t>trial and error learning</w:t>
      </w:r>
      <w:r w:rsidR="00ED0226" w:rsidRPr="003769D7">
        <w:rPr>
          <w:sz w:val="24"/>
          <w:szCs w:val="24"/>
        </w:rPr>
        <w:t xml:space="preserve"> under uncertainty in aging</w:t>
      </w:r>
      <w:r w:rsidR="00ED0226">
        <w:rPr>
          <w:sz w:val="24"/>
          <w:szCs w:val="24"/>
        </w:rPr>
        <w:t xml:space="preserve"> and psychiatric populations </w:t>
      </w:r>
      <w:r w:rsidR="00ED0226">
        <w:rPr>
          <w:sz w:val="24"/>
          <w:szCs w:val="24"/>
        </w:rPr>
        <w:fldChar w:fldCharType="begin" w:fldLock="1"/>
      </w:r>
      <w:r w:rsidR="00ED0226">
        <w:rPr>
          <w:sz w:val="24"/>
          <w:szCs w:val="24"/>
        </w:rPr>
        <w:instrText>ADDIN CSL_CITATION {"citationItems":[{"id":"ITEM-1","itemData":{"DOI":"10.1038/ncomms11609","author":[{"dropping-particle":"","family":"Nassar","given":"Matthew R","non-dropping-particle":"","parse-names":false,"suffix":""},{"dropping-particle":"","family":"Bruckner","given":"Rasmus","non-dropping-particle":"","parse-names":false,"suffix":""},{"dropping-particle":"","family":"Gold","given":"Joshua I","non-dropping-particle":"","parse-names":false,"suffix":""},{"dropping-particle":"","family":"Li","given":"Shu-chen","non-dropping-particle":"","parse-names":false,"suffix":""},{"dropping-particle":"","family":"Heekeren","given":"Hauke R","non-dropping-particle":"","parse-names":false,"suffix":""},{"dropping-particle":"","family":"Eppinger","given":"Ben","non-dropping-particle":"","parse-names":false,"suffix":""}],"container-title":"Nature Communications","id":"ITEM-1","issue":"May 2015","issued":{"date-parts":[["2016"]]},"page":"1-13","publisher":"Nature Publishing Group","title":"Age differences in learning emerge from an insufficient representation of uncertainty in older adults","type":"article-journal","volume":"7"},"uris":["http://www.mendeley.com/documents/?uuid=706891a2-fbc4-3140-89df-2066a7ea7aaa"]},{"id":"ITEM-2","itemData":{"DOI":"10.1126/science.aan3458","ISBN":"1095-9203 (Electronic) 0036-8075 (Linking)","ISSN":"10959203","PMID":"28798131","abstract":"Some people hear voices that others do not, but only some of those people seek treatment. Using a Pavlovian learning task, we induced conditioned hallucinations in four groups of people who differed orthogonally in their voice-hearing and treatment-seeking statuses. People who hear voices were significantly more susceptible to the effect. Using functional neuroimaging and computational modeling of perception, we identified processes that differentiated voice-hearers from non-voice-hearers and treatment-seekers from non-treatment-seekers and characterized a brain circuit that mediated the conditioned hallucinations. These data demonstrate the profound and sometimes pathological impact of top-down cognitive processes on perception and may represent an objective means to discern people with a need for treatment from those without.","author":[{"dropping-particle":"","family":"Powers","given":"A. R.","non-dropping-particle":"","parse-names":false,"suffix":""},{"dropping-particle":"","family":"Mathys","given":"C.","non-dropping-particle":"","parse-names":false,"suffix":""},{"dropping-particle":"","family":"Corlett","given":"P. R.","non-dropping-particle":"","parse-names":false,"suffix":""}],"container-title":"Science","id":"ITEM-2","issue":"6351","issued":{"date-parts":[["2017"]]},"page":"596-600","title":"Pavlovian conditioning–induced hallucinations result from overweighting of perceptual priors","type":"article-journal","volume":"357"},"uris":["http://www.mendeley.com/documents/?uuid=18985bca-ba9c-4452-bff9-5e251117b733"]},{"id":"ITEM-3","itemData":{"DOI":"10.1038/nn.3961","ISSN":"1097-6256","abstract":"The authors use computational modeling of participants' performance on an aversive learning task to examine how decision-making is altered in anxiety. Results indicate that anxious individuals struggle to use information regarding the stability of action-outcome relationships to guide their choices. Pupillometry data link this deficit to altered norepinephrinergic function.\t Statistical regularities in the causal structure of the environment enable us to predict the probable outcomes of our actions. Environments differ in the extent to which action-outcome contingencies are stable or volatile. Difficulty in being able to use this information to optimally update outcome predictions might contribute to the decision-making difficulties seen in anxiety. We tested this using an aversive learning task manipulating environmental volatility. Human participants low in trait anxiety matched updating of their outcome predictions to the volatility of the current environment, as predicted by a Bayesian model. Individuals with high trait anxiety showed less ability to adjust updating of outcome expectancies between stable and volatile environments. This was linked to reduced sensitivity of the pupil dilatory response to volatility, potentially indicative of altered norepinephrinergic responsivity to changes in this aspect of environmental information.","author":[{"dropping-particle":"","family":"Browning","given":"Michael","non-dropping-particle":"","parse-names":false,"suffix":""},{"dropping-particle":"","family":"Behrens","given":"Timothy E","non-dropping-particle":"","parse-names":false,"suffix":""},{"dropping-particle":"","family":"Jocham","given":"Gerhard","non-dropping-particle":"","parse-names":false,"suffix":""},{"dropping-particle":"","family":"O'Reilly","given":"Jill X","non-dropping-particle":"","parse-names":false,"suffix":""},{"dropping-particle":"","family":"Bishop","given":"Sonia J","non-dropping-particle":"","parse-names":false,"suffix":""}],"container-title":"Nature Neuroscience","id":"ITEM-3","issue":"4","issued":{"date-parts":[["2015","4","2"]]},"page":"590-596","publisher":"Nature Publishing Group","title":"Anxious individuals have difficulty learning the causal statistics of aversive environments","type":"article-journal","volume":"18"},"uris":["http://www.mendeley.com/documents/?uuid=abba8b44-6ee5-32c4-9071-deb7973287d7"]}],"mendeley":{"formattedCitation":"(Browning, Behrens, Jocham, O’Reilly, &amp; Bishop, 2015; Nassar et al., 2016; Powers, Mathys, &amp; Corlett, 2017)","plainTextFormattedCitation":"(Browning, Behrens, Jocham, O’Reilly, &amp; Bishop, 2015; Nassar et al., 2016; Powers, Mathys, &amp; Corlett, 2017)","previouslyFormattedCitation":"(Browning, Behrens, Jocham, O’Reilly, &amp; Bishop, 2015; Nassar et al., 2016; Powers, Mathys, &amp; Corlett, 2017)"},"properties":{"noteIndex":0},"schema":"https://github.com/citation-style-language/schema/raw/master/csl-citation.json"}</w:instrText>
      </w:r>
      <w:r w:rsidR="00ED0226">
        <w:rPr>
          <w:sz w:val="24"/>
          <w:szCs w:val="24"/>
        </w:rPr>
        <w:fldChar w:fldCharType="separate"/>
      </w:r>
      <w:r w:rsidR="00ED0226" w:rsidRPr="00E55DCA">
        <w:rPr>
          <w:noProof/>
          <w:sz w:val="24"/>
          <w:szCs w:val="24"/>
        </w:rPr>
        <w:t xml:space="preserve">(Browning, Behrens, Jocham, O’Reilly, &amp; Bishop, 2015; Nassar et al., 2016; Powers, Mathys, &amp; Corlett, </w:t>
      </w:r>
      <w:r w:rsidR="00ED0226" w:rsidRPr="00E55DCA">
        <w:rPr>
          <w:noProof/>
          <w:sz w:val="24"/>
          <w:szCs w:val="24"/>
        </w:rPr>
        <w:lastRenderedPageBreak/>
        <w:t>2017)</w:t>
      </w:r>
      <w:r w:rsidR="00ED0226">
        <w:rPr>
          <w:sz w:val="24"/>
          <w:szCs w:val="24"/>
        </w:rPr>
        <w:fldChar w:fldCharType="end"/>
      </w:r>
      <w:r w:rsidR="00ED0226">
        <w:rPr>
          <w:sz w:val="24"/>
          <w:szCs w:val="24"/>
        </w:rPr>
        <w:t>. Building on these insights, w</w:t>
      </w:r>
      <w:r w:rsidR="00ED0226" w:rsidRPr="003769D7">
        <w:rPr>
          <w:sz w:val="24"/>
          <w:szCs w:val="24"/>
        </w:rPr>
        <w:t>e have developed a series of Bayesian models that</w:t>
      </w:r>
      <w:r w:rsidR="00ED0226">
        <w:rPr>
          <w:sz w:val="24"/>
          <w:szCs w:val="24"/>
        </w:rPr>
        <w:t xml:space="preserve"> not only</w:t>
      </w:r>
      <w:r w:rsidR="00ED0226" w:rsidRPr="003769D7">
        <w:rPr>
          <w:sz w:val="24"/>
          <w:szCs w:val="24"/>
        </w:rPr>
        <w:t xml:space="preserve"> allow us to</w:t>
      </w:r>
      <w:r w:rsidR="00ED0226">
        <w:rPr>
          <w:sz w:val="24"/>
          <w:szCs w:val="24"/>
        </w:rPr>
        <w:t xml:space="preserve"> provide insights in our </w:t>
      </w:r>
      <w:r w:rsidR="00496E24">
        <w:rPr>
          <w:sz w:val="24"/>
          <w:szCs w:val="24"/>
        </w:rPr>
        <w:t>subjects</w:t>
      </w:r>
      <w:r w:rsidR="00ED0226">
        <w:rPr>
          <w:sz w:val="24"/>
          <w:szCs w:val="24"/>
        </w:rPr>
        <w:t xml:space="preserve"> uncertainties but also allow us to test fine-grained </w:t>
      </w:r>
      <w:r w:rsidR="00ED0226" w:rsidRPr="003769D7">
        <w:rPr>
          <w:sz w:val="24"/>
          <w:szCs w:val="24"/>
        </w:rPr>
        <w:t>hypothes</w:t>
      </w:r>
      <w:r w:rsidR="00115121">
        <w:rPr>
          <w:sz w:val="24"/>
          <w:szCs w:val="24"/>
        </w:rPr>
        <w:t>e</w:t>
      </w:r>
      <w:r w:rsidR="00ED0226" w:rsidRPr="003769D7">
        <w:rPr>
          <w:sz w:val="24"/>
          <w:szCs w:val="24"/>
        </w:rPr>
        <w:t>s about the nature of social influence</w:t>
      </w:r>
      <w:r w:rsidR="00ED0226">
        <w:rPr>
          <w:sz w:val="24"/>
          <w:szCs w:val="24"/>
        </w:rPr>
        <w:t xml:space="preserve"> across development </w:t>
      </w:r>
      <w:r w:rsidR="00ED0226">
        <w:rPr>
          <w:sz w:val="24"/>
          <w:szCs w:val="24"/>
        </w:rPr>
        <w:fldChar w:fldCharType="begin" w:fldLock="1"/>
      </w:r>
      <w:r w:rsidR="00B674DA">
        <w:rPr>
          <w:sz w:val="24"/>
          <w:szCs w:val="24"/>
        </w:rPr>
        <w:instrText>ADDIN CSL_CITATION {"citationItems":[{"id":"ITEM-1","itemData":{"DOI":"10.3389/fpsyg.2019.01915","ISSN":"1664-1078","abstract":"Adolescence is a period of life during which peers play a pivotal role in decision-making. The narrative of social influence during adolescence often revolves around risky and maladaptive decisions, like driving under influence and using illegal substances (Steinberg, 2005). However, research has also shown that social influence can lead to increased prosocial behaviours (Van Hoorn, Crone, &amp; Van Leijenhorst, 2017) and a reduction in risk-taking (Braams, Davidow, &amp; Somerville, 2019). While many studies support the notion that adolescents are more sensitive to peer influence than children or adults, the developmental processes that underlie this sensitivity remain poorly understood. We argue that one important reason for this lack of understanding is the absence of precisely formulated models. To make a first step towards formal models of social influence during adolescence, we first identify three prominent verbal models of social influence in the literature: (1) social motivation, (2), reward sensitivity and (3) distraction. We then illustrate how these can be translated into formal models, and how such formal models can inform experimental design and help identify developmental processes. Finally, by applying our formal models to existing datasets, we demonstrate the usefulness of formalization by synthesizing different studies with seemingly disparate results. We conclude with a discussion on how formal modelling can be utilized to better investigate the development of peer influence in adolescence.","author":[{"dropping-particle":"","family":"Ciranka","given":"Simon","non-dropping-particle":"","parse-names":false,"suffix":""},{"dropping-particle":"","family":"Bos","given":"Wouter","non-dropping-particle":"van den","parse-names":false,"suffix":""}],"container-title":"Frontiers in Psychology","id":"ITEM-1","issued":{"date-parts":[["2019","8","29"]]},"page":"1915","publisher":"Frontiers","title":"Social Influence in Adolescent Decision-Making: A Formal Framework","type":"article-journal","volume":"10"},"uris":["http://www.mendeley.com/documents/?uuid=930d722b-d29b-3f74-b722-ebc38922509d"]}],"mendeley":{"formattedCitation":"(Simon Ciranka &amp; van den Bos, 2019)","manualFormatting":"(Ciranka &amp; van den Bos, 2019)","plainTextFormattedCitation":"(Simon Ciranka &amp; van den Bos, 2019)","previouslyFormattedCitation":"(Simon Ciranka &amp; van den Bos, 2019)"},"properties":{"noteIndex":0},"schema":"https://github.com/citation-style-language/schema/raw/master/csl-citation.json"}</w:instrText>
      </w:r>
      <w:r w:rsidR="00ED0226">
        <w:rPr>
          <w:sz w:val="24"/>
          <w:szCs w:val="24"/>
        </w:rPr>
        <w:fldChar w:fldCharType="separate"/>
      </w:r>
      <w:r w:rsidR="00ED0226" w:rsidRPr="00AB3F27">
        <w:rPr>
          <w:noProof/>
          <w:sz w:val="24"/>
          <w:szCs w:val="24"/>
        </w:rPr>
        <w:t>(Ciranka &amp; van den Bos, 2019)</w:t>
      </w:r>
      <w:r w:rsidR="00ED0226">
        <w:rPr>
          <w:sz w:val="24"/>
          <w:szCs w:val="24"/>
        </w:rPr>
        <w:fldChar w:fldCharType="end"/>
      </w:r>
      <w:r w:rsidR="00ED0226">
        <w:rPr>
          <w:sz w:val="24"/>
          <w:szCs w:val="24"/>
        </w:rPr>
        <w:t>. Combining the new experimental and computational methods</w:t>
      </w:r>
      <w:r w:rsidR="00E140E4">
        <w:rPr>
          <w:sz w:val="24"/>
          <w:szCs w:val="24"/>
        </w:rPr>
        <w:t xml:space="preserve"> we test the following,</w:t>
      </w:r>
      <w:r w:rsidR="00ED0226">
        <w:rPr>
          <w:sz w:val="24"/>
          <w:szCs w:val="24"/>
        </w:rPr>
        <w:t xml:space="preserve"> preregistered hypothes</w:t>
      </w:r>
      <w:r w:rsidR="00E140E4">
        <w:rPr>
          <w:sz w:val="24"/>
          <w:szCs w:val="24"/>
        </w:rPr>
        <w:t>e</w:t>
      </w:r>
      <w:r w:rsidR="00ED0226">
        <w:rPr>
          <w:sz w:val="24"/>
          <w:szCs w:val="24"/>
        </w:rPr>
        <w:t>s</w:t>
      </w:r>
      <w:r w:rsidR="002B0DA5">
        <w:rPr>
          <w:sz w:val="24"/>
          <w:szCs w:val="24"/>
        </w:rPr>
        <w:t xml:space="preserve"> (</w:t>
      </w:r>
      <w:hyperlink r:id="rId13" w:history="1">
        <w:r w:rsidR="002B0DA5">
          <w:rPr>
            <w:rStyle w:val="Hyperlink"/>
          </w:rPr>
          <w:t>https://osf.io/nsy69</w:t>
        </w:r>
      </w:hyperlink>
      <w:r w:rsidR="002B0DA5">
        <w:rPr>
          <w:sz w:val="24"/>
          <w:szCs w:val="24"/>
        </w:rPr>
        <w:t>)</w:t>
      </w:r>
      <w:r w:rsidR="00ED0226">
        <w:rPr>
          <w:sz w:val="24"/>
          <w:szCs w:val="24"/>
        </w:rPr>
        <w:t>:</w:t>
      </w:r>
    </w:p>
    <w:p w14:paraId="52AAD5E7" w14:textId="11D0AB8E" w:rsidR="00366DC8" w:rsidRDefault="00366DC8" w:rsidP="001A1B8C">
      <w:pPr>
        <w:ind w:firstLine="0"/>
        <w:jc w:val="both"/>
        <w:rPr>
          <w:rFonts w:cstheme="minorHAnsi"/>
          <w:color w:val="000000" w:themeColor="text1"/>
          <w:sz w:val="24"/>
          <w:szCs w:val="24"/>
        </w:rPr>
      </w:pPr>
      <w:commentRangeStart w:id="6"/>
      <w:commentRangeStart w:id="7"/>
      <w:r>
        <w:rPr>
          <w:sz w:val="24"/>
          <w:szCs w:val="24"/>
        </w:rPr>
        <w:t xml:space="preserve">In general, </w:t>
      </w:r>
      <w:commentRangeEnd w:id="6"/>
      <w:r>
        <w:rPr>
          <w:rStyle w:val="CommentReference"/>
          <w:rFonts w:eastAsiaTheme="minorHAnsi"/>
        </w:rPr>
        <w:commentReference w:id="6"/>
      </w:r>
      <w:commentRangeEnd w:id="7"/>
      <w:r>
        <w:rPr>
          <w:rStyle w:val="CommentReference"/>
          <w:rFonts w:eastAsiaTheme="minorHAnsi"/>
        </w:rPr>
        <w:commentReference w:id="7"/>
      </w:r>
      <w:r>
        <w:rPr>
          <w:sz w:val="24"/>
          <w:szCs w:val="24"/>
        </w:rPr>
        <w:t>people tend to dislike uncertainty and thus cho</w:t>
      </w:r>
      <w:r w:rsidR="008A0BD3">
        <w:rPr>
          <w:sz w:val="24"/>
          <w:szCs w:val="24"/>
        </w:rPr>
        <w:t>o</w:t>
      </w:r>
      <w:r>
        <w:rPr>
          <w:sz w:val="24"/>
          <w:szCs w:val="24"/>
        </w:rPr>
        <w:t xml:space="preserve">se less risky options in the full information versus the uncertainty conditions. However, we </w:t>
      </w:r>
      <w:r w:rsidRPr="00790474">
        <w:rPr>
          <w:rFonts w:cstheme="minorHAnsi"/>
          <w:color w:val="000000" w:themeColor="text1"/>
          <w:sz w:val="24"/>
          <w:szCs w:val="24"/>
        </w:rPr>
        <w:t>adolescents’ risky choice is driven by</w:t>
      </w:r>
      <w:r>
        <w:rPr>
          <w:rFonts w:cstheme="minorHAnsi"/>
          <w:color w:val="000000" w:themeColor="text1"/>
          <w:sz w:val="24"/>
          <w:szCs w:val="24"/>
        </w:rPr>
        <w:t xml:space="preserve"> more</w:t>
      </w:r>
      <w:r w:rsidRPr="00790474">
        <w:rPr>
          <w:rFonts w:cstheme="minorHAnsi"/>
          <w:color w:val="000000" w:themeColor="text1"/>
          <w:sz w:val="24"/>
          <w:szCs w:val="24"/>
        </w:rPr>
        <w:t xml:space="preserve"> optimism under uncertainty</w:t>
      </w:r>
      <w:r>
        <w:rPr>
          <w:rFonts w:cstheme="minorHAnsi"/>
          <w:color w:val="000000" w:themeColor="text1"/>
          <w:sz w:val="24"/>
          <w:szCs w:val="24"/>
        </w:rPr>
        <w:t xml:space="preserve"> </w:t>
      </w:r>
      <w:r>
        <w:rPr>
          <w:rFonts w:cstheme="minorHAnsi"/>
          <w:color w:val="000000" w:themeColor="text1"/>
          <w:sz w:val="24"/>
          <w:szCs w:val="24"/>
        </w:rPr>
        <w:fldChar w:fldCharType="begin" w:fldLock="1"/>
      </w:r>
      <w:r>
        <w:rPr>
          <w:rFonts w:cstheme="minorHAnsi"/>
          <w:color w:val="000000" w:themeColor="text1"/>
          <w:sz w:val="24"/>
          <w:szCs w:val="24"/>
        </w:rPr>
        <w:instrText>ADDIN CSL_CITATION {"citationItems":[{"id":"ITEM-1","itemData":{"DOI":"10.1038/srep40962","ISSN":"2045-2322","PMID":"28098227","abstract":"Although actuarial data indicate that risk-taking behavior peaks in adolescence, laboratory evidence for this developmental spike remains scarce. One possible explanation for this incongruity is that in the real world adolescents often have only vague information about the potential consequences of their behavior and the likelihoods of those consequences, whereas in the lab these are often clearly stated. How do adolescents behave under such more realistic conditions of ambiguity and uncertainty? We asked 105 participants aged from 8 to 22 years to make three types of choices: (1) choices between options whose possible outcomes and probabilities were fully described (choices under risk); (2) choices between options whose possible outcomes were described but whose probability information was incomplete (choices under ambiguity), and (3) choices between unknown options whose possible outcomes and probabilities could be explored (choices under uncertainty). Relative to children and adults, two adolescent-specific markers emerged. First, adolescents were more accepting of ambiguity; second, they were also more accepting of uncertainty (as indicated by shorter pre-decisional search). Furthermore, this tolerance of the unknown was associated with motivational, but not cognitive, factors. These findings offer novel insights into the psychology of adolescent risk taking.","author":[{"dropping-particle":"","family":"Bos","given":"Wouter","non-dropping-particle":"van den","parse-names":false,"suffix":""},{"dropping-particle":"","family":"Hertwig","given":"Ralph","non-dropping-particle":"","parse-names":false,"suffix":""}],"container-title":"Scientific Reports","id":"ITEM-1","issue":"December 2016","issued":{"date-parts":[["2017"]]},"page":"40962","publisher":"Nature Publishing Group","title":"Adolescents display distinctive tolerance to ambiguity and to uncertainty during risky decision making","type":"article-journal","volume":"7"},"uris":["http://www.mendeley.com/documents/?uuid=38dadadd-c27c-338c-a04c-6e51baf9828b"]}],"mendeley":{"formattedCitation":"(van den Bos &amp; Hertwig, 2017)","plainTextFormattedCitation":"(van den Bos &amp; Hertwig, 2017)","previouslyFormattedCitation":"(van den Bos &amp; Hertwig, 2017)"},"properties":{"noteIndex":0},"schema":"https://github.com/citation-style-language/schema/raw/master/csl-citation.json"}</w:instrText>
      </w:r>
      <w:r>
        <w:rPr>
          <w:rFonts w:cstheme="minorHAnsi"/>
          <w:color w:val="000000" w:themeColor="text1"/>
          <w:sz w:val="24"/>
          <w:szCs w:val="24"/>
        </w:rPr>
        <w:fldChar w:fldCharType="separate"/>
      </w:r>
      <w:r w:rsidRPr="004D1E12">
        <w:rPr>
          <w:rFonts w:cstheme="minorHAnsi"/>
          <w:noProof/>
          <w:color w:val="000000" w:themeColor="text1"/>
          <w:sz w:val="24"/>
          <w:szCs w:val="24"/>
        </w:rPr>
        <w:t>(van den Bos &amp; Hertwig, 2017)</w:t>
      </w:r>
      <w:r>
        <w:rPr>
          <w:rFonts w:cstheme="minorHAnsi"/>
          <w:color w:val="000000" w:themeColor="text1"/>
          <w:sz w:val="24"/>
          <w:szCs w:val="24"/>
        </w:rPr>
        <w:fldChar w:fldCharType="end"/>
      </w:r>
      <w:r w:rsidRPr="00790474">
        <w:rPr>
          <w:rFonts w:cstheme="minorHAnsi"/>
          <w:color w:val="000000" w:themeColor="text1"/>
          <w:sz w:val="24"/>
          <w:szCs w:val="24"/>
        </w:rPr>
        <w:t>, we therefore expect an adolescent peak in risky choices under uncertainty</w:t>
      </w:r>
      <w:r>
        <w:rPr>
          <w:rFonts w:cstheme="minorHAnsi"/>
          <w:color w:val="000000" w:themeColor="text1"/>
          <w:sz w:val="24"/>
          <w:szCs w:val="24"/>
        </w:rPr>
        <w:t>,</w:t>
      </w:r>
      <w:r w:rsidRPr="00790474">
        <w:rPr>
          <w:rFonts w:cstheme="minorHAnsi"/>
          <w:color w:val="000000" w:themeColor="text1"/>
          <w:sz w:val="24"/>
          <w:szCs w:val="24"/>
        </w:rPr>
        <w:t xml:space="preserve"> </w:t>
      </w:r>
      <w:commentRangeStart w:id="8"/>
      <w:r w:rsidRPr="00790474">
        <w:rPr>
          <w:rFonts w:cstheme="minorHAnsi"/>
          <w:color w:val="000000" w:themeColor="text1"/>
          <w:sz w:val="24"/>
          <w:szCs w:val="24"/>
        </w:rPr>
        <w:t>but</w:t>
      </w:r>
      <w:r>
        <w:rPr>
          <w:rFonts w:cstheme="minorHAnsi"/>
          <w:color w:val="000000" w:themeColor="text1"/>
          <w:sz w:val="24"/>
          <w:szCs w:val="24"/>
        </w:rPr>
        <w:t xml:space="preserve"> consistent with previous findings a linear decrease in risky decisions under full information</w:t>
      </w:r>
      <w:commentRangeEnd w:id="8"/>
      <w:r w:rsidR="00E638C9">
        <w:rPr>
          <w:rStyle w:val="CommentReference"/>
          <w:rFonts w:eastAsiaTheme="minorHAnsi"/>
        </w:rPr>
        <w:commentReference w:id="8"/>
      </w:r>
      <w:r>
        <w:rPr>
          <w:rFonts w:cstheme="minorHAnsi"/>
          <w:color w:val="000000" w:themeColor="text1"/>
          <w:sz w:val="24"/>
          <w:szCs w:val="24"/>
        </w:rPr>
        <w:t xml:space="preserve"> (H1).</w:t>
      </w:r>
      <w:r w:rsidRPr="00790474">
        <w:rPr>
          <w:rFonts w:cstheme="minorHAnsi"/>
          <w:color w:val="000000" w:themeColor="text1"/>
          <w:sz w:val="24"/>
          <w:szCs w:val="24"/>
        </w:rPr>
        <w:t xml:space="preserve"> </w:t>
      </w:r>
      <w:r>
        <w:rPr>
          <w:sz w:val="24"/>
          <w:szCs w:val="24"/>
        </w:rPr>
        <w:t xml:space="preserve">Furthermore, </w:t>
      </w:r>
      <w:r>
        <w:rPr>
          <w:rFonts w:cstheme="minorHAnsi"/>
          <w:color w:val="000000" w:themeColor="text1"/>
          <w:sz w:val="24"/>
          <w:szCs w:val="24"/>
        </w:rPr>
        <w:t>w</w:t>
      </w:r>
      <w:r w:rsidRPr="00790474">
        <w:rPr>
          <w:rFonts w:cstheme="minorHAnsi"/>
          <w:color w:val="000000" w:themeColor="text1"/>
          <w:sz w:val="24"/>
          <w:szCs w:val="24"/>
        </w:rPr>
        <w:t xml:space="preserve">e expect that </w:t>
      </w:r>
      <w:r w:rsidR="00496E24">
        <w:rPr>
          <w:rFonts w:cstheme="minorHAnsi"/>
          <w:color w:val="000000" w:themeColor="text1"/>
          <w:sz w:val="24"/>
          <w:szCs w:val="24"/>
        </w:rPr>
        <w:t>subjects</w:t>
      </w:r>
      <w:r w:rsidRPr="00790474">
        <w:rPr>
          <w:rFonts w:cstheme="minorHAnsi"/>
          <w:color w:val="000000" w:themeColor="text1"/>
          <w:sz w:val="24"/>
          <w:szCs w:val="24"/>
        </w:rPr>
        <w:t xml:space="preserve"> rely more on social information when they are </w:t>
      </w:r>
      <w:r>
        <w:rPr>
          <w:rFonts w:cstheme="minorHAnsi"/>
          <w:color w:val="000000" w:themeColor="text1"/>
          <w:sz w:val="24"/>
          <w:szCs w:val="24"/>
        </w:rPr>
        <w:t>uncertain (</w:t>
      </w:r>
      <w:r w:rsidRPr="00790474">
        <w:rPr>
          <w:rFonts w:cstheme="minorHAnsi"/>
          <w:color w:val="000000" w:themeColor="text1"/>
          <w:sz w:val="24"/>
          <w:szCs w:val="24"/>
        </w:rPr>
        <w:t>H</w:t>
      </w:r>
      <w:r>
        <w:rPr>
          <w:rFonts w:cstheme="minorHAnsi"/>
          <w:color w:val="000000" w:themeColor="text1"/>
          <w:sz w:val="24"/>
          <w:szCs w:val="24"/>
        </w:rPr>
        <w:t xml:space="preserve">2), and, given </w:t>
      </w:r>
      <w:r w:rsidRPr="00790474">
        <w:rPr>
          <w:rFonts w:cstheme="minorHAnsi"/>
          <w:color w:val="000000" w:themeColor="text1"/>
          <w:sz w:val="24"/>
          <w:szCs w:val="24"/>
        </w:rPr>
        <w:t>adolescent</w:t>
      </w:r>
      <w:r>
        <w:rPr>
          <w:rFonts w:cstheme="minorHAnsi"/>
          <w:color w:val="000000" w:themeColor="text1"/>
          <w:sz w:val="24"/>
          <w:szCs w:val="24"/>
        </w:rPr>
        <w:t xml:space="preserve">s alleged </w:t>
      </w:r>
      <w:r w:rsidRPr="00790474">
        <w:rPr>
          <w:rFonts w:cstheme="minorHAnsi"/>
          <w:color w:val="000000" w:themeColor="text1"/>
          <w:sz w:val="24"/>
          <w:szCs w:val="24"/>
        </w:rPr>
        <w:t xml:space="preserve">sensitivity to social information, we expected </w:t>
      </w:r>
      <w:r>
        <w:rPr>
          <w:rFonts w:cstheme="minorHAnsi"/>
          <w:color w:val="000000" w:themeColor="text1"/>
          <w:sz w:val="24"/>
          <w:szCs w:val="24"/>
        </w:rPr>
        <w:t>social information use also to peak in adolescence (H3). However, b</w:t>
      </w:r>
      <w:r w:rsidRPr="00790474">
        <w:rPr>
          <w:rFonts w:cstheme="minorHAnsi"/>
          <w:color w:val="000000" w:themeColor="text1"/>
          <w:sz w:val="24"/>
          <w:szCs w:val="24"/>
        </w:rPr>
        <w:t>ecause adolescents are thought to be more tolerant to uncertainty</w:t>
      </w:r>
      <w:r>
        <w:rPr>
          <w:rFonts w:cstheme="minorHAnsi"/>
          <w:color w:val="000000" w:themeColor="text1"/>
          <w:sz w:val="24"/>
          <w:szCs w:val="24"/>
        </w:rPr>
        <w:t xml:space="preserve"> (H1)</w:t>
      </w:r>
      <w:r w:rsidRPr="00790474">
        <w:rPr>
          <w:rFonts w:cstheme="minorHAnsi"/>
          <w:color w:val="000000" w:themeColor="text1"/>
          <w:sz w:val="24"/>
          <w:szCs w:val="24"/>
        </w:rPr>
        <w:t xml:space="preserve">, we assumed that the </w:t>
      </w:r>
      <w:r w:rsidRPr="00790474">
        <w:rPr>
          <w:rFonts w:cstheme="minorHAnsi"/>
          <w:i/>
          <w:color w:val="000000" w:themeColor="text1"/>
          <w:sz w:val="24"/>
          <w:szCs w:val="24"/>
        </w:rPr>
        <w:t>difference</w:t>
      </w:r>
      <w:r w:rsidRPr="00790474">
        <w:rPr>
          <w:rFonts w:cstheme="minorHAnsi"/>
          <w:color w:val="000000" w:themeColor="text1"/>
          <w:sz w:val="24"/>
          <w:szCs w:val="24"/>
        </w:rPr>
        <w:t xml:space="preserve"> in social information use under risk versus uncertainty to be smallest during adolescence</w:t>
      </w:r>
      <w:r>
        <w:rPr>
          <w:rFonts w:cstheme="minorHAnsi"/>
          <w:color w:val="000000" w:themeColor="text1"/>
          <w:sz w:val="24"/>
          <w:szCs w:val="24"/>
        </w:rPr>
        <w:t xml:space="preserve"> (</w:t>
      </w:r>
      <w:commentRangeStart w:id="9"/>
      <w:r>
        <w:rPr>
          <w:rFonts w:cstheme="minorHAnsi"/>
          <w:color w:val="000000" w:themeColor="text1"/>
          <w:sz w:val="24"/>
          <w:szCs w:val="24"/>
        </w:rPr>
        <w:t>H4</w:t>
      </w:r>
      <w:commentRangeEnd w:id="9"/>
      <w:r>
        <w:rPr>
          <w:rStyle w:val="CommentReference"/>
          <w:rFonts w:eastAsiaTheme="minorHAnsi"/>
        </w:rPr>
        <w:commentReference w:id="9"/>
      </w:r>
      <w:r>
        <w:rPr>
          <w:rFonts w:cstheme="minorHAnsi"/>
          <w:color w:val="000000" w:themeColor="text1"/>
          <w:sz w:val="24"/>
          <w:szCs w:val="24"/>
        </w:rPr>
        <w:t xml:space="preserve">). Finally, previous studies have found </w:t>
      </w:r>
      <w:r w:rsidR="00876AEE">
        <w:rPr>
          <w:rFonts w:cstheme="minorHAnsi"/>
          <w:color w:val="000000" w:themeColor="text1"/>
          <w:sz w:val="24"/>
          <w:szCs w:val="24"/>
        </w:rPr>
        <w:t xml:space="preserve">safe advice has a stronger impact than risky advice. Therefore, </w:t>
      </w:r>
      <w:r>
        <w:rPr>
          <w:rFonts w:cstheme="minorHAnsi"/>
          <w:color w:val="000000" w:themeColor="text1"/>
          <w:sz w:val="24"/>
          <w:szCs w:val="24"/>
        </w:rPr>
        <w:t xml:space="preserve">we </w:t>
      </w:r>
      <w:r w:rsidR="00876AEE">
        <w:rPr>
          <w:rFonts w:cstheme="minorHAnsi"/>
          <w:color w:val="000000" w:themeColor="text1"/>
          <w:sz w:val="24"/>
          <w:szCs w:val="24"/>
        </w:rPr>
        <w:t xml:space="preserve">also expected to find that safe and risky advice has differential effects on our </w:t>
      </w:r>
      <w:r w:rsidR="00191592">
        <w:rPr>
          <w:rFonts w:cstheme="minorHAnsi"/>
          <w:color w:val="000000" w:themeColor="text1"/>
          <w:sz w:val="24"/>
          <w:szCs w:val="24"/>
        </w:rPr>
        <w:t>subjects’</w:t>
      </w:r>
      <w:r w:rsidR="00876AEE">
        <w:rPr>
          <w:rFonts w:cstheme="minorHAnsi"/>
          <w:color w:val="000000" w:themeColor="text1"/>
          <w:sz w:val="24"/>
          <w:szCs w:val="24"/>
        </w:rPr>
        <w:t xml:space="preserve"> decisions (H5). </w:t>
      </w:r>
      <w:commentRangeStart w:id="10"/>
      <w:commentRangeStart w:id="11"/>
      <w:r>
        <w:rPr>
          <w:rFonts w:cstheme="minorHAnsi"/>
          <w:color w:val="000000" w:themeColor="text1"/>
          <w:sz w:val="24"/>
          <w:szCs w:val="24"/>
        </w:rPr>
        <w:t xml:space="preserve"> </w:t>
      </w:r>
      <w:commentRangeEnd w:id="10"/>
      <w:r>
        <w:rPr>
          <w:rStyle w:val="CommentReference"/>
          <w:rFonts w:eastAsiaTheme="minorHAnsi"/>
        </w:rPr>
        <w:commentReference w:id="10"/>
      </w:r>
      <w:commentRangeEnd w:id="11"/>
      <w:r w:rsidR="00E638C9">
        <w:rPr>
          <w:rStyle w:val="CommentReference"/>
          <w:rFonts w:eastAsiaTheme="minorHAnsi"/>
        </w:rPr>
        <w:commentReference w:id="11"/>
      </w:r>
    </w:p>
    <w:p w14:paraId="67A21C83" w14:textId="77777777" w:rsidR="00366DC8" w:rsidRPr="003769D7" w:rsidRDefault="00366DC8" w:rsidP="001A1B8C">
      <w:pPr>
        <w:ind w:firstLine="0"/>
        <w:jc w:val="both"/>
        <w:rPr>
          <w:sz w:val="24"/>
          <w:szCs w:val="24"/>
        </w:rPr>
      </w:pPr>
      <w:r w:rsidRPr="00E21CB8">
        <w:rPr>
          <w:b/>
          <w:bCs/>
          <w:i/>
          <w:iCs/>
          <w:sz w:val="24"/>
          <w:szCs w:val="24"/>
        </w:rPr>
        <w:t>Methods</w:t>
      </w:r>
    </w:p>
    <w:p w14:paraId="512CC506" w14:textId="70D5C9AC" w:rsidR="00366DC8" w:rsidRPr="00E21CB8" w:rsidRDefault="00366DC8" w:rsidP="001A1B8C">
      <w:pPr>
        <w:ind w:firstLine="0"/>
        <w:jc w:val="both"/>
        <w:rPr>
          <w:sz w:val="24"/>
          <w:szCs w:val="24"/>
        </w:rPr>
      </w:pPr>
      <w:r w:rsidRPr="00E21CB8">
        <w:rPr>
          <w:b/>
          <w:sz w:val="24"/>
          <w:szCs w:val="24"/>
          <w:lang w:val="en-GB"/>
        </w:rPr>
        <w:t>Subjects.</w:t>
      </w:r>
      <w:r w:rsidRPr="00E21CB8">
        <w:rPr>
          <w:sz w:val="24"/>
          <w:szCs w:val="24"/>
          <w:lang w:val="en-GB"/>
        </w:rPr>
        <w:t xml:space="preserve"> We report the data of n=166 subjects (aged 10-26, </w:t>
      </w:r>
      <w:r w:rsidRPr="00E21CB8">
        <w:rPr>
          <w:i/>
          <w:sz w:val="24"/>
          <w:szCs w:val="24"/>
          <w:lang w:val="en-GB"/>
        </w:rPr>
        <w:t>m=</w:t>
      </w:r>
      <w:r w:rsidRPr="00E21CB8">
        <w:rPr>
          <w:sz w:val="24"/>
          <w:szCs w:val="24"/>
          <w:lang w:val="en-GB"/>
        </w:rPr>
        <w:t xml:space="preserve"> 15.82) who completed the task in our laboratory. The data collected was approved of our institutes’ local ethics committee as part of a bigger developmental study, where subjects performed a battery of social decision-making tasks which will be reported elsewhere. </w:t>
      </w:r>
    </w:p>
    <w:p w14:paraId="41379B0E" w14:textId="64FBDB04" w:rsidR="00366DC8" w:rsidRDefault="00366DC8" w:rsidP="001A1B8C">
      <w:pPr>
        <w:ind w:firstLine="0"/>
        <w:jc w:val="both"/>
        <w:rPr>
          <w:sz w:val="24"/>
          <w:szCs w:val="24"/>
          <w:lang w:val="en-GB"/>
        </w:rPr>
      </w:pPr>
      <w:r w:rsidRPr="00E21CB8">
        <w:rPr>
          <w:b/>
          <w:sz w:val="24"/>
          <w:szCs w:val="24"/>
        </w:rPr>
        <w:lastRenderedPageBreak/>
        <w:t>Task and Procedure.</w:t>
      </w:r>
      <w:r w:rsidRPr="00E21CB8">
        <w:rPr>
          <w:sz w:val="24"/>
          <w:szCs w:val="24"/>
          <w:lang w:val="en-GB"/>
        </w:rPr>
        <w:t xml:space="preserve"> </w:t>
      </w:r>
      <w:r w:rsidR="00E140E4">
        <w:rPr>
          <w:sz w:val="24"/>
          <w:szCs w:val="24"/>
          <w:lang w:val="en-GB"/>
        </w:rPr>
        <w:t>In a risky choice task, w</w:t>
      </w:r>
      <w:r w:rsidR="00B674DA" w:rsidRPr="00E21CB8">
        <w:rPr>
          <w:sz w:val="24"/>
          <w:szCs w:val="24"/>
          <w:lang w:val="en-GB"/>
        </w:rPr>
        <w:t xml:space="preserve">e manipulated </w:t>
      </w:r>
      <w:r w:rsidR="00B674DA">
        <w:rPr>
          <w:sz w:val="24"/>
          <w:szCs w:val="24"/>
          <w:lang w:val="en-GB"/>
        </w:rPr>
        <w:t xml:space="preserve">rewards, </w:t>
      </w:r>
      <w:r w:rsidR="00B674DA" w:rsidRPr="00E21CB8">
        <w:rPr>
          <w:sz w:val="24"/>
          <w:szCs w:val="24"/>
          <w:lang w:val="en-GB"/>
        </w:rPr>
        <w:t xml:space="preserve">uncertainty and the quality of social information. </w:t>
      </w:r>
      <w:r w:rsidR="00B674DA">
        <w:rPr>
          <w:sz w:val="24"/>
          <w:szCs w:val="24"/>
          <w:lang w:val="en-GB"/>
        </w:rPr>
        <w:t>The task</w:t>
      </w:r>
      <w:r w:rsidR="00B674DA" w:rsidRPr="00E21CB8">
        <w:rPr>
          <w:sz w:val="24"/>
          <w:szCs w:val="24"/>
          <w:lang w:val="en-GB"/>
        </w:rPr>
        <w:t xml:space="preserve"> was programmed </w:t>
      </w:r>
      <w:r w:rsidR="00B674DA">
        <w:rPr>
          <w:sz w:val="24"/>
          <w:szCs w:val="24"/>
          <w:lang w:val="en-GB"/>
        </w:rPr>
        <w:t xml:space="preserve">using </w:t>
      </w:r>
      <w:r w:rsidR="00B674DA" w:rsidRPr="00E21CB8">
        <w:rPr>
          <w:sz w:val="24"/>
          <w:szCs w:val="24"/>
          <w:lang w:val="en-GB"/>
        </w:rPr>
        <w:t xml:space="preserve">the </w:t>
      </w:r>
      <w:proofErr w:type="spellStart"/>
      <w:r w:rsidR="00B674DA" w:rsidRPr="00E21CB8">
        <w:rPr>
          <w:sz w:val="24"/>
          <w:szCs w:val="24"/>
          <w:lang w:val="en-GB"/>
        </w:rPr>
        <w:t>jspsych</w:t>
      </w:r>
      <w:proofErr w:type="spellEnd"/>
      <w:r w:rsidR="00B674DA" w:rsidRPr="00E21CB8">
        <w:rPr>
          <w:sz w:val="24"/>
          <w:szCs w:val="24"/>
          <w:lang w:val="en-GB"/>
        </w:rPr>
        <w:t xml:space="preserve"> toolbox for JavaScript </w:t>
      </w:r>
      <w:r w:rsidR="00B674DA" w:rsidRPr="00E21CB8">
        <w:rPr>
          <w:sz w:val="24"/>
          <w:szCs w:val="24"/>
        </w:rPr>
        <w:fldChar w:fldCharType="begin" w:fldLock="1"/>
      </w:r>
      <w:r w:rsidR="00B674DA" w:rsidRPr="00E21CB8">
        <w:rPr>
          <w:sz w:val="24"/>
          <w:szCs w:val="24"/>
        </w:rPr>
        <w:instrText>ADDIN CSL_CITATION {"citationItems":[{"id":"ITEM-1","itemData":{"DOI":"10.3758/s13428-014-0458-y","ISSN":"1554-3528","PMID":"24683129","abstract":"Online experiments are growing in popularity, and the increasing sophistication of Web technology has made it possible to run complex behavioral experiments online using only a Web browser. Unlike with offline laboratory experiments, however, few tools exist to aid in the development of browser-based experiments. This makes the process of creating an experiment slow and challenging, particularly for researchers who lack a Web development background. This article introduces jsPsych, a JavaScript library for the development of Web-based experiments. jsPsych formalizes a way of describing experiments that is much simpler than writing the entire experiment from scratch. jsPsych then executes these descriptions automatically, handling the flow from one task to another. The jsPsych library is open-source and designed to be expanded by the research community. The project is available online at www.jspsych.org .","author":[{"dropping-particle":"","family":"Leeuw","given":"Joshua R.","non-dropping-particle":"de","parse-names":false,"suffix":""}],"container-title":"Behavior Research Methods","id":"ITEM-1","issue":"1","issued":{"date-parts":[["2015","3","28"]]},"page":"1-12","title":"jsPsych: A JavaScript library for creating behavioral experiments in a Web browser","type":"article-journal","volume":"47"},"uris":["http://www.mendeley.com/documents/?uuid=6d54637c-937c-3de2-a0e2-143db150d8d4"]}],"mendeley":{"formattedCitation":"(de Leeuw, 2015)","plainTextFormattedCitation":"(de Leeuw, 2015)","previouslyFormattedCitation":"(de Leeuw, 2015)"},"properties":{"noteIndex":0},"schema":"https://github.com/citation-style-language/schema/raw/master/csl-citation.json"}</w:instrText>
      </w:r>
      <w:r w:rsidR="00B674DA" w:rsidRPr="00E21CB8">
        <w:rPr>
          <w:sz w:val="24"/>
          <w:szCs w:val="24"/>
        </w:rPr>
        <w:fldChar w:fldCharType="separate"/>
      </w:r>
      <w:bookmarkStart w:id="12" w:name="__Fieldmark__8636_1678287562"/>
      <w:r w:rsidR="00B674DA" w:rsidRPr="00E21CB8">
        <w:rPr>
          <w:noProof/>
          <w:sz w:val="24"/>
          <w:szCs w:val="24"/>
          <w:lang w:val="en-GB"/>
        </w:rPr>
        <w:t>(de Leeuw, 2015)</w:t>
      </w:r>
      <w:r w:rsidR="00B674DA" w:rsidRPr="00E21CB8">
        <w:rPr>
          <w:sz w:val="24"/>
          <w:szCs w:val="24"/>
          <w:lang w:val="en-GB"/>
        </w:rPr>
        <w:fldChar w:fldCharType="end"/>
      </w:r>
      <w:bookmarkEnd w:id="12"/>
      <w:r w:rsidR="00B674DA" w:rsidRPr="00E21CB8">
        <w:rPr>
          <w:sz w:val="24"/>
          <w:szCs w:val="24"/>
        </w:rPr>
        <w:t xml:space="preserve"> </w:t>
      </w:r>
      <w:r w:rsidR="00B674DA" w:rsidRPr="00E21CB8">
        <w:rPr>
          <w:sz w:val="24"/>
          <w:szCs w:val="24"/>
          <w:lang w:val="en-GB"/>
        </w:rPr>
        <w:t>and presented in a regular browser.</w:t>
      </w:r>
      <w:r w:rsidR="00B674DA" w:rsidRPr="00E21CB8">
        <w:rPr>
          <w:b/>
          <w:sz w:val="24"/>
          <w:szCs w:val="24"/>
          <w:lang w:val="en-GB"/>
        </w:rPr>
        <w:t xml:space="preserve"> </w:t>
      </w:r>
      <w:r w:rsidRPr="00E21CB8">
        <w:rPr>
          <w:sz w:val="24"/>
          <w:szCs w:val="24"/>
          <w:lang w:val="en-GB"/>
        </w:rPr>
        <w:t xml:space="preserve">In the task, subjects were repeatedly asked to decide between a risky and a safe option to accumulate as many bonus points as they could. The bonus points were transformed into a monetary bonus (factor 0.0025) which was added to the compensation of 10 € at the end of the experiment. Each subject completed 144 trials. When </w:t>
      </w:r>
      <w:r w:rsidR="00B674DA">
        <w:rPr>
          <w:sz w:val="24"/>
          <w:szCs w:val="24"/>
          <w:lang w:val="en-GB"/>
        </w:rPr>
        <w:t>subjects</w:t>
      </w:r>
      <w:r w:rsidRPr="00E21CB8">
        <w:rPr>
          <w:sz w:val="24"/>
          <w:szCs w:val="24"/>
          <w:lang w:val="en-GB"/>
        </w:rPr>
        <w:t xml:space="preserve"> decided to choose safe on a given trial, five bonus points were added to their virtual account. When subjects decided for the risky option on a given trial, they could win either 8, 20 or 50 points. However, the risky points were only awarded with varying probabilities. These probabilities were 0.125, 0.25, 0.375, 0.5, 0.625 and 0.75. All possible values were combined with all probabilities equally often and value-probability combinations appeared in random order. This basic</w:t>
      </w:r>
      <w:r>
        <w:rPr>
          <w:sz w:val="24"/>
          <w:szCs w:val="24"/>
          <w:lang w:val="en-GB"/>
        </w:rPr>
        <w:t xml:space="preserve"> </w:t>
      </w:r>
      <w:r w:rsidRPr="00E21CB8">
        <w:rPr>
          <w:sz w:val="24"/>
          <w:szCs w:val="24"/>
          <w:lang w:val="en-GB"/>
        </w:rPr>
        <w:t xml:space="preserve">task variant was repeated in four different conditions: risk and uncertainty, which were nested within a solo and a social condition. </w:t>
      </w:r>
      <w:r>
        <w:rPr>
          <w:sz w:val="24"/>
          <w:szCs w:val="24"/>
          <w:lang w:val="en-GB"/>
        </w:rPr>
        <w:t xml:space="preserve"> </w:t>
      </w:r>
      <w:r w:rsidRPr="00E21CB8">
        <w:rPr>
          <w:sz w:val="24"/>
          <w:szCs w:val="24"/>
          <w:lang w:val="en-GB"/>
        </w:rPr>
        <w:t>In the risk condition (figure 1a), probability information was presented by showing an image of a jar, containing 100 marbles. The proportion of blue and red coloured marbles in this jar rep</w:t>
      </w:r>
      <w:r w:rsidRPr="00E21CB8">
        <w:rPr>
          <w:sz w:val="24"/>
          <w:szCs w:val="24"/>
          <w:lang w:val="en-GB"/>
        </w:rPr>
        <w:softHyphen/>
      </w:r>
      <w:r w:rsidRPr="00E21CB8">
        <w:rPr>
          <w:sz w:val="24"/>
          <w:szCs w:val="24"/>
          <w:lang w:val="en-GB"/>
        </w:rPr>
        <w:softHyphen/>
        <w:t xml:space="preserve">resented the underlying probabilities, where the number of blue marbles shown indicated the probability of winning. In the uncertainty condition (figure 1b), </w:t>
      </w:r>
      <w:r w:rsidR="00496E24">
        <w:rPr>
          <w:sz w:val="24"/>
          <w:szCs w:val="24"/>
          <w:lang w:val="en-GB"/>
        </w:rPr>
        <w:t>subjects</w:t>
      </w:r>
      <w:r w:rsidRPr="00E21CB8">
        <w:rPr>
          <w:sz w:val="24"/>
          <w:szCs w:val="24"/>
          <w:lang w:val="en-GB"/>
        </w:rPr>
        <w:t xml:space="preserve"> learn</w:t>
      </w:r>
      <w:r>
        <w:rPr>
          <w:sz w:val="24"/>
          <w:szCs w:val="24"/>
          <w:lang w:val="en-GB"/>
        </w:rPr>
        <w:t>ed</w:t>
      </w:r>
      <w:r w:rsidRPr="00E21CB8">
        <w:rPr>
          <w:sz w:val="24"/>
          <w:szCs w:val="24"/>
          <w:lang w:val="en-GB"/>
        </w:rPr>
        <w:t xml:space="preserve"> about the underlying probabilities before deciding. </w:t>
      </w:r>
      <w:r>
        <w:rPr>
          <w:sz w:val="24"/>
          <w:szCs w:val="24"/>
          <w:lang w:val="en-GB"/>
        </w:rPr>
        <w:t xml:space="preserve">In this condition </w:t>
      </w:r>
      <w:r w:rsidR="00496E24">
        <w:rPr>
          <w:sz w:val="24"/>
          <w:szCs w:val="24"/>
          <w:lang w:val="en-GB"/>
        </w:rPr>
        <w:t>subjects</w:t>
      </w:r>
      <w:r>
        <w:rPr>
          <w:sz w:val="24"/>
          <w:szCs w:val="24"/>
          <w:lang w:val="en-GB"/>
        </w:rPr>
        <w:t xml:space="preserve"> </w:t>
      </w:r>
      <w:r w:rsidRPr="00E21CB8">
        <w:rPr>
          <w:sz w:val="24"/>
          <w:szCs w:val="24"/>
          <w:lang w:val="en-GB"/>
        </w:rPr>
        <w:t>were</w:t>
      </w:r>
      <w:r>
        <w:rPr>
          <w:sz w:val="24"/>
          <w:szCs w:val="24"/>
          <w:lang w:val="en-GB"/>
        </w:rPr>
        <w:t xml:space="preserve"> presented with </w:t>
      </w:r>
      <w:r w:rsidRPr="00E21CB8">
        <w:rPr>
          <w:sz w:val="24"/>
          <w:szCs w:val="24"/>
          <w:lang w:val="en-GB"/>
        </w:rPr>
        <w:t>a sequence of 9 pseudo-random draws</w:t>
      </w:r>
      <w:r>
        <w:rPr>
          <w:sz w:val="24"/>
          <w:szCs w:val="24"/>
          <w:lang w:val="en-GB"/>
        </w:rPr>
        <w:t xml:space="preserve"> of X marbles</w:t>
      </w:r>
      <w:r w:rsidRPr="00E21CB8">
        <w:rPr>
          <w:sz w:val="24"/>
          <w:szCs w:val="24"/>
          <w:lang w:val="en-GB"/>
        </w:rPr>
        <w:t xml:space="preserve"> from the jar. Thus, subjects had to integrate new pieces of information about the outcome probabilities with every draw from the jar. Before making a choice, we asked </w:t>
      </w:r>
      <w:r w:rsidR="00496E24">
        <w:rPr>
          <w:sz w:val="24"/>
          <w:szCs w:val="24"/>
          <w:lang w:val="en-GB"/>
        </w:rPr>
        <w:t>subjects</w:t>
      </w:r>
      <w:r w:rsidRPr="00E21CB8">
        <w:rPr>
          <w:sz w:val="24"/>
          <w:szCs w:val="24"/>
          <w:lang w:val="en-GB"/>
        </w:rPr>
        <w:t xml:space="preserve"> to indicate their estimate of the underlying probability</w:t>
      </w:r>
      <w:r>
        <w:rPr>
          <w:sz w:val="24"/>
          <w:szCs w:val="24"/>
          <w:lang w:val="en-GB"/>
        </w:rPr>
        <w:t xml:space="preserve"> of receiving a </w:t>
      </w:r>
      <w:r w:rsidR="002B0BA8">
        <w:rPr>
          <w:sz w:val="24"/>
          <w:szCs w:val="24"/>
          <w:lang w:val="en-GB"/>
        </w:rPr>
        <w:t>blue</w:t>
      </w:r>
      <w:r>
        <w:rPr>
          <w:sz w:val="24"/>
          <w:szCs w:val="24"/>
          <w:lang w:val="en-GB"/>
        </w:rPr>
        <w:t xml:space="preserve"> coloured marble</w:t>
      </w:r>
      <w:r w:rsidRPr="00E21CB8">
        <w:rPr>
          <w:sz w:val="24"/>
          <w:szCs w:val="24"/>
          <w:lang w:val="en-GB"/>
        </w:rPr>
        <w:t xml:space="preserve">, using a slider. To make sure that all </w:t>
      </w:r>
      <w:r w:rsidR="00496E24">
        <w:rPr>
          <w:sz w:val="24"/>
          <w:szCs w:val="24"/>
          <w:lang w:val="en-GB"/>
        </w:rPr>
        <w:t>subjects</w:t>
      </w:r>
      <w:r w:rsidRPr="00E21CB8">
        <w:rPr>
          <w:sz w:val="24"/>
          <w:szCs w:val="24"/>
          <w:lang w:val="en-GB"/>
        </w:rPr>
        <w:t xml:space="preserve"> were presented with the same information, we sampled binomial sequences before the experiment until the sequences´ mean was as representative of the underlying probability as possible. </w:t>
      </w:r>
      <w:r>
        <w:rPr>
          <w:sz w:val="24"/>
          <w:szCs w:val="24"/>
          <w:lang w:val="en-GB"/>
        </w:rPr>
        <w:t xml:space="preserve">Finally, the </w:t>
      </w:r>
      <w:r w:rsidR="00496E24">
        <w:rPr>
          <w:sz w:val="24"/>
          <w:szCs w:val="24"/>
          <w:lang w:val="en-GB"/>
        </w:rPr>
        <w:t>subjects</w:t>
      </w:r>
      <w:r>
        <w:rPr>
          <w:sz w:val="24"/>
          <w:szCs w:val="24"/>
          <w:lang w:val="en-GB"/>
        </w:rPr>
        <w:t xml:space="preserve"> were presented with the </w:t>
      </w:r>
      <w:r>
        <w:rPr>
          <w:sz w:val="24"/>
          <w:szCs w:val="24"/>
          <w:lang w:val="en-GB"/>
        </w:rPr>
        <w:lastRenderedPageBreak/>
        <w:t>same choice as in the risky condition,</w:t>
      </w:r>
      <w:r w:rsidR="002B0BA8">
        <w:rPr>
          <w:sz w:val="24"/>
          <w:szCs w:val="24"/>
          <w:lang w:val="en-GB"/>
        </w:rPr>
        <w:t xml:space="preserve"> that is whether they want to</w:t>
      </w:r>
      <w:r>
        <w:rPr>
          <w:sz w:val="24"/>
          <w:szCs w:val="24"/>
          <w:lang w:val="en-GB"/>
        </w:rPr>
        <w:t xml:space="preserve"> tak</w:t>
      </w:r>
      <w:r w:rsidR="002B0BA8">
        <w:rPr>
          <w:sz w:val="24"/>
          <w:szCs w:val="24"/>
          <w:lang w:val="en-GB"/>
        </w:rPr>
        <w:t>e</w:t>
      </w:r>
      <w:r>
        <w:rPr>
          <w:sz w:val="24"/>
          <w:szCs w:val="24"/>
          <w:lang w:val="en-GB"/>
        </w:rPr>
        <w:t xml:space="preserve"> </w:t>
      </w:r>
      <w:r w:rsidR="002B0BA8">
        <w:rPr>
          <w:sz w:val="24"/>
          <w:szCs w:val="24"/>
          <w:lang w:val="en-GB"/>
        </w:rPr>
        <w:t>the risk to decide for taking a marble from</w:t>
      </w:r>
      <w:r>
        <w:rPr>
          <w:sz w:val="24"/>
          <w:szCs w:val="24"/>
          <w:lang w:val="en-GB"/>
        </w:rPr>
        <w:t xml:space="preserve"> </w:t>
      </w:r>
      <w:r w:rsidR="00F77127">
        <w:rPr>
          <w:sz w:val="24"/>
          <w:szCs w:val="24"/>
          <w:lang w:val="en-GB"/>
        </w:rPr>
        <w:t xml:space="preserve">a </w:t>
      </w:r>
      <w:r w:rsidR="002B0BA8">
        <w:rPr>
          <w:sz w:val="24"/>
          <w:szCs w:val="24"/>
          <w:lang w:val="en-GB"/>
        </w:rPr>
        <w:t>jar</w:t>
      </w:r>
      <w:r w:rsidR="00F77127">
        <w:rPr>
          <w:sz w:val="24"/>
          <w:szCs w:val="24"/>
          <w:lang w:val="en-GB"/>
        </w:rPr>
        <w:t xml:space="preserve"> which contains a mix of red and blue marbles</w:t>
      </w:r>
      <w:r>
        <w:rPr>
          <w:sz w:val="24"/>
          <w:szCs w:val="24"/>
          <w:lang w:val="en-GB"/>
        </w:rPr>
        <w:t xml:space="preserve"> </w:t>
      </w:r>
      <w:r w:rsidR="002B0BA8">
        <w:rPr>
          <w:sz w:val="24"/>
          <w:szCs w:val="24"/>
          <w:lang w:val="en-GB"/>
        </w:rPr>
        <w:t>or rather take a blue marble for sure which however resulted in a smaller bonus</w:t>
      </w:r>
      <w:r>
        <w:rPr>
          <w:sz w:val="24"/>
          <w:szCs w:val="24"/>
          <w:lang w:val="en-GB"/>
        </w:rPr>
        <w:t xml:space="preserve">. </w:t>
      </w:r>
    </w:p>
    <w:p w14:paraId="0D4430D8" w14:textId="2B48D64C" w:rsidR="00366DC8" w:rsidRPr="00E21CB8" w:rsidRDefault="00366DC8" w:rsidP="001A1B8C">
      <w:pPr>
        <w:ind w:firstLine="0"/>
        <w:jc w:val="both"/>
        <w:rPr>
          <w:sz w:val="24"/>
          <w:szCs w:val="24"/>
          <w:lang w:val="en-GB"/>
        </w:rPr>
      </w:pPr>
      <w:r w:rsidRPr="00E21CB8">
        <w:rPr>
          <w:sz w:val="24"/>
          <w:szCs w:val="24"/>
          <w:lang w:val="en-GB"/>
        </w:rPr>
        <w:t xml:space="preserve">After </w:t>
      </w:r>
      <w:r w:rsidR="00496E24">
        <w:rPr>
          <w:sz w:val="24"/>
          <w:szCs w:val="24"/>
          <w:lang w:val="en-GB"/>
        </w:rPr>
        <w:t>subjects</w:t>
      </w:r>
      <w:r w:rsidRPr="00E21CB8">
        <w:rPr>
          <w:sz w:val="24"/>
          <w:szCs w:val="24"/>
          <w:lang w:val="en-GB"/>
        </w:rPr>
        <w:t xml:space="preserve"> completed a block without social information (solo condition), we computed the percentage of trials at which the current subject chose the risky option. In the next block, a social condition, we assigned an advisor to the subject by finding another subject in our database of </w:t>
      </w:r>
      <w:r w:rsidR="00496E24">
        <w:rPr>
          <w:sz w:val="24"/>
          <w:szCs w:val="24"/>
          <w:lang w:val="en-GB"/>
        </w:rPr>
        <w:t>subjects</w:t>
      </w:r>
      <w:r w:rsidRPr="00E21CB8">
        <w:rPr>
          <w:sz w:val="24"/>
          <w:szCs w:val="24"/>
          <w:lang w:val="en-GB"/>
        </w:rPr>
        <w:t xml:space="preserve"> who previously completed a similar experiment that used the same probability and combinations. Our criterion for matching </w:t>
      </w:r>
      <w:r w:rsidR="00496E24">
        <w:rPr>
          <w:sz w:val="24"/>
          <w:szCs w:val="24"/>
          <w:lang w:val="en-GB"/>
        </w:rPr>
        <w:t>subjects</w:t>
      </w:r>
      <w:r w:rsidRPr="00E21CB8">
        <w:rPr>
          <w:sz w:val="24"/>
          <w:szCs w:val="24"/>
          <w:lang w:val="en-GB"/>
        </w:rPr>
        <w:t xml:space="preserve"> to advisors was that the advisor chose the risky option on average 20% more frequently than the participant. We chose this threshold for two reasons: First, studies have shown that social information that is too close or too far from individual preferences has little impact </w:t>
      </w:r>
      <w:r w:rsidRPr="00E21CB8">
        <w:rPr>
          <w:b/>
          <w:sz w:val="24"/>
          <w:szCs w:val="24"/>
          <w:lang w:val="en-GB"/>
        </w:rPr>
        <w:fldChar w:fldCharType="begin" w:fldLock="1"/>
      </w:r>
      <w:r w:rsidRPr="00E21CB8">
        <w:rPr>
          <w:sz w:val="24"/>
          <w:szCs w:val="24"/>
          <w:lang w:val="en-GB"/>
        </w:rPr>
        <w:instrText>ADDIN CSL_CITATION {"citationItems":[{"id":"ITEM-1","itemData":{"DOI":"10.1073/pnas.1611998114","ISSN":"0027-8424","PMID":"28373540","abstract":"In recent years, a large body of research has demonstrated that judgments and behaviors can propagate from person to person. Phenomena as diverse as political mobilization, health practices, altruism, and emotional states exhibit similar dynamics of social contagion. The precise mechanisms of judgment propagation are not well understood, however, because it is difficult to control for confounding factors such as homophily or dynamic network structures. We introduce an experimental design that renders possible the stringent study of judgment propagation. In this design, experimental chains of individuals can revise their initial judgment in a visual perception task after observing a predecessor's judgment. The positioning of a very good performer at the top of a chain created a performance gap, which triggered waves of judgment propagation down the chain. We evaluated the dynamics of judgment propagation experimentally. Despite strong social influence within pairs of individuals, the reach of judgment propagation across a chain rarely exceeded a social distance of three to four degrees of separation. Furthermore, computer simulations showed that the speed of judgment propagation decayed exponentially with the social distance from the source. We show that information distortion and the overweighting of other people's errors are two individual-level mechanisms hindering judgment propagation at the scale of the chain. Our results contribute to the understanding of social-contagion processes, and our experimental method offers numerous new opportunities to study judgment propagation in the laboratory.","author":[{"dropping-particle":"","family":"Moussaïd","given":"Mehdi","non-dropping-particle":"","parse-names":false,"suffix":""},{"dropping-particle":"","family":"Herzog","given":"Stefan M","non-dropping-particle":"","parse-names":false,"suffix":""},{"dropping-particle":"","family":"Kämmer","given":"Juliane E","non-dropping-particle":"","parse-names":false,"suffix":""},{"dropping-particle":"","family":"Hertwig","given":"Ralph","non-dropping-particle":"","parse-names":false,"suffix":""}],"container-title":"Proceedings of the National Academy of Sciences","id":"ITEM-1","issue":"16","issued":{"date-parts":[["2017"]]},"page":"4117-4122","title":"Reach and speed of judgment propagation in the laboratory","type":"article-journal","volume":"114"},"uris":["http://www.mendeley.com/documents/?uuid=74687e1c-22f7-31d0-89aa-3d85b408f0cb"]}],"mendeley":{"formattedCitation":"(Moussaïd, Herzog, Kämmer, &amp; Hertwig, 2017)","plainTextFormattedCitation":"(Moussaïd, Herzog, Kämmer, &amp; Hertwig, 2017)","previouslyFormattedCitation":"(Moussaïd, Herzog, Kämmer, &amp; Hertwig, 2017)"},"properties":{"noteIndex":0},"schema":"https://github.com/citation-style-language/schema/raw/master/csl-citation.json"}</w:instrText>
      </w:r>
      <w:r w:rsidRPr="00E21CB8">
        <w:rPr>
          <w:b/>
          <w:sz w:val="24"/>
          <w:szCs w:val="24"/>
          <w:lang w:val="en-GB"/>
        </w:rPr>
        <w:fldChar w:fldCharType="separate"/>
      </w:r>
      <w:r w:rsidRPr="00E21CB8">
        <w:rPr>
          <w:noProof/>
          <w:sz w:val="24"/>
          <w:szCs w:val="24"/>
          <w:lang w:val="en-GB"/>
        </w:rPr>
        <w:t>(Moussaïd, Herzog, Kämmer, &amp; Hertwig, 2017)</w:t>
      </w:r>
      <w:r w:rsidRPr="00E21CB8">
        <w:rPr>
          <w:sz w:val="24"/>
          <w:szCs w:val="24"/>
          <w:lang w:val="en-GB"/>
        </w:rPr>
        <w:fldChar w:fldCharType="end"/>
      </w:r>
      <w:r w:rsidRPr="00E21CB8">
        <w:rPr>
          <w:sz w:val="24"/>
          <w:szCs w:val="24"/>
          <w:lang w:val="en-GB"/>
        </w:rPr>
        <w:t xml:space="preserve">. And second, to keep the relationship between social information and individual propensities constant across </w:t>
      </w:r>
      <w:r w:rsidR="00496E24">
        <w:rPr>
          <w:sz w:val="24"/>
          <w:szCs w:val="24"/>
          <w:lang w:val="en-GB"/>
        </w:rPr>
        <w:t>subjects</w:t>
      </w:r>
      <w:r>
        <w:rPr>
          <w:sz w:val="24"/>
          <w:szCs w:val="24"/>
          <w:lang w:val="en-GB"/>
        </w:rPr>
        <w:t xml:space="preserve"> and 20% seemed effective in other social learning context</w:t>
      </w:r>
      <w:r w:rsidR="00C31D09">
        <w:rPr>
          <w:sz w:val="24"/>
          <w:szCs w:val="24"/>
          <w:lang w:val="en-GB"/>
        </w:rPr>
        <w:t xml:space="preserve"> </w:t>
      </w:r>
      <w:r w:rsidR="00C31D09">
        <w:rPr>
          <w:sz w:val="24"/>
          <w:szCs w:val="24"/>
          <w:lang w:val="en-GB"/>
        </w:rPr>
        <w:fldChar w:fldCharType="begin" w:fldLock="1"/>
      </w:r>
      <w:r w:rsidR="00D57E90">
        <w:rPr>
          <w:sz w:val="24"/>
          <w:szCs w:val="24"/>
          <w:lang w:val="en-GB"/>
        </w:rPr>
        <w:instrText>ADDIN CSL_CITATION {"citationItems":[{"id":"ITEM-1","itemData":{"DOI":"10.1016/J.EVOLHUMBEHAV.2019.06.005","ISSN":"1090-5138","abstract":"Social information enables individuals to reduce uncertainty and increase decision accuracy across a broad range of domains. Intriguingly, individuals and populations consistently differ in social information use. Understanding the underlying causes of this variation has proven challenging due to the lack of a standardized paradigm to quantify social information use. Here we introduce the BEAST (Berlin Estimate AdjuStment Task); a brief (</w:instrText>
      </w:r>
      <w:r w:rsidR="00D57E90">
        <w:rPr>
          <w:rFonts w:ascii="Cambria Math" w:hAnsi="Cambria Math" w:cs="Cambria Math"/>
          <w:sz w:val="24"/>
          <w:szCs w:val="24"/>
          <w:lang w:val="en-GB"/>
        </w:rPr>
        <w:instrText>∼</w:instrText>
      </w:r>
      <w:r w:rsidR="00D57E90">
        <w:rPr>
          <w:sz w:val="24"/>
          <w:szCs w:val="24"/>
          <w:lang w:val="en-GB"/>
        </w:rPr>
        <w:instrText>5-min), simple, and incentive-compatible behavioural task to quantify individuals' propensities to use social information. In the task, participants observe an image with a number of animals and estimate the total number. Next, they receive another person's estimate, after which they provide a second estimate. An individual's average adjustment quantifies their propensity to use social information. We found that individuals' propensity to use social information is consistent within the task, has considerable test–retest reliability over 9 months, generalizes to other social learning tasks, and correlates with established self-reported measures of social conformity and social proximity. The BEAST thus reliably captures individual variation in social information use. We conclude by highlighting the BEAST's potential to serve as a flexible framework to assess the determinants of human social information use.","author":[{"dropping-particle":"","family":"Molleman","given":"Lucas","non-dropping-particle":"","parse-names":false,"suffix":""},{"dropping-particle":"","family":"Kurvers","given":"Ralf H.J.M.","non-dropping-particle":"","parse-names":false,"suffix":""},{"dropping-particle":"","family":"Bos","given":"Wouter","non-dropping-particle":"van den","parse-names":false,"suffix":""}],"container-title":"Evolution and Human Behavior","id":"ITEM-1","issue":"5","issued":{"date-parts":[["2019","9","1"]]},"page":"492-499","publisher":"Elsevier","title":"Unleashing the BEAST: a brief measure of human social information use","type":"article-journal","volume":"40"},"uris":["http://www.mendeley.com/documents/?uuid=dbd3abf9-6926-355c-b231-e2a11b79df02"]}],"mendeley":{"formattedCitation":"(Molleman, Kurvers, &amp; van den Bos, 2019)","plainTextFormattedCitation":"(Molleman, Kurvers, &amp; van den Bos, 2019)","previouslyFormattedCitation":"(Molleman, Kurvers, &amp; van den Bos, 2019)"},"properties":{"noteIndex":0},"schema":"https://github.com/citation-style-language/schema/raw/master/csl-citation.json"}</w:instrText>
      </w:r>
      <w:r w:rsidR="00C31D09">
        <w:rPr>
          <w:sz w:val="24"/>
          <w:szCs w:val="24"/>
          <w:lang w:val="en-GB"/>
        </w:rPr>
        <w:fldChar w:fldCharType="separate"/>
      </w:r>
      <w:r w:rsidR="00C31D09" w:rsidRPr="00C31D09">
        <w:rPr>
          <w:noProof/>
          <w:sz w:val="24"/>
          <w:szCs w:val="24"/>
          <w:lang w:val="en-GB"/>
        </w:rPr>
        <w:t>(Molleman, Kurvers, &amp; van den Bos, 2019)</w:t>
      </w:r>
      <w:r w:rsidR="00C31D09">
        <w:rPr>
          <w:sz w:val="24"/>
          <w:szCs w:val="24"/>
          <w:lang w:val="en-GB"/>
        </w:rPr>
        <w:fldChar w:fldCharType="end"/>
      </w:r>
      <w:r w:rsidR="00C31D09">
        <w:rPr>
          <w:sz w:val="24"/>
          <w:szCs w:val="24"/>
          <w:lang w:val="en-GB"/>
        </w:rPr>
        <w:t xml:space="preserve">. </w:t>
      </w:r>
      <w:r w:rsidRPr="00E21CB8">
        <w:rPr>
          <w:sz w:val="24"/>
          <w:szCs w:val="24"/>
          <w:lang w:val="en-GB"/>
        </w:rPr>
        <w:t xml:space="preserve">Social information was presented to the current subject by framing the option that the advisor previously chose on a trial with the same value and probability. </w:t>
      </w:r>
    </w:p>
    <w:p w14:paraId="0C129042" w14:textId="77777777" w:rsidR="00366DC8" w:rsidRDefault="00366DC8" w:rsidP="001A1B8C">
      <w:pPr>
        <w:ind w:firstLine="0"/>
        <w:jc w:val="both"/>
        <w:rPr>
          <w:sz w:val="24"/>
          <w:szCs w:val="24"/>
          <w:lang w:val="en-GB"/>
        </w:rPr>
      </w:pPr>
    </w:p>
    <w:p w14:paraId="60275364" w14:textId="7769FB13" w:rsidR="00A122A8" w:rsidRPr="00C31D09" w:rsidRDefault="00366DC8" w:rsidP="001A1B8C">
      <w:pPr>
        <w:keepNext/>
        <w:ind w:firstLine="0"/>
        <w:jc w:val="both"/>
      </w:pPr>
      <w:r w:rsidRPr="00E21CB8">
        <w:rPr>
          <w:noProof/>
          <w:sz w:val="24"/>
          <w:szCs w:val="24"/>
          <w:lang w:val="en-GB"/>
        </w:rPr>
        <w:lastRenderedPageBreak/>
        <w:drawing>
          <wp:inline distT="0" distB="0" distL="0" distR="0" wp14:anchorId="3A4100AC" wp14:editId="7B18EA99">
            <wp:extent cx="6440763" cy="753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pdf"/>
                    <pic:cNvPicPr/>
                  </pic:nvPicPr>
                  <pic:blipFill rotWithShape="1">
                    <a:blip r:embed="rId14"/>
                    <a:srcRect l="2003" t="1408"/>
                    <a:stretch/>
                  </pic:blipFill>
                  <pic:spPr bwMode="auto">
                    <a:xfrm>
                      <a:off x="0" y="0"/>
                      <a:ext cx="6459789" cy="7553347"/>
                    </a:xfrm>
                    <a:prstGeom prst="rect">
                      <a:avLst/>
                    </a:prstGeom>
                    <a:ln>
                      <a:noFill/>
                    </a:ln>
                    <a:extLst>
                      <a:ext uri="{53640926-AAD7-44D8-BBD7-CCE9431645EC}">
                        <a14:shadowObscured xmlns:a14="http://schemas.microsoft.com/office/drawing/2010/main"/>
                      </a:ext>
                    </a:extLst>
                  </pic:spPr>
                </pic:pic>
              </a:graphicData>
            </a:graphic>
          </wp:inline>
        </w:drawing>
      </w:r>
      <w:r w:rsidR="00A122A8" w:rsidRPr="00A122A8">
        <w:rPr>
          <w:sz w:val="24"/>
          <w:szCs w:val="24"/>
        </w:rPr>
        <w:t xml:space="preserve">Figure </w:t>
      </w:r>
      <w:r w:rsidR="00A122A8" w:rsidRPr="00A122A8">
        <w:rPr>
          <w:sz w:val="24"/>
          <w:szCs w:val="24"/>
        </w:rPr>
        <w:fldChar w:fldCharType="begin"/>
      </w:r>
      <w:r w:rsidR="00A122A8" w:rsidRPr="00A122A8">
        <w:rPr>
          <w:sz w:val="24"/>
          <w:szCs w:val="24"/>
        </w:rPr>
        <w:instrText xml:space="preserve"> SEQ Figure \* ARABIC </w:instrText>
      </w:r>
      <w:r w:rsidR="00A122A8" w:rsidRPr="00A122A8">
        <w:rPr>
          <w:sz w:val="24"/>
          <w:szCs w:val="24"/>
        </w:rPr>
        <w:fldChar w:fldCharType="separate"/>
      </w:r>
      <w:r w:rsidR="00A122A8" w:rsidRPr="00A122A8">
        <w:rPr>
          <w:noProof/>
          <w:sz w:val="24"/>
          <w:szCs w:val="24"/>
        </w:rPr>
        <w:t>1</w:t>
      </w:r>
      <w:r w:rsidR="00A122A8" w:rsidRPr="00A122A8">
        <w:rPr>
          <w:sz w:val="24"/>
          <w:szCs w:val="24"/>
        </w:rPr>
        <w:fldChar w:fldCharType="end"/>
      </w:r>
      <w:r w:rsidR="00A122A8" w:rsidRPr="00A122A8">
        <w:rPr>
          <w:sz w:val="24"/>
          <w:szCs w:val="24"/>
        </w:rPr>
        <w:t xml:space="preserve">: The marble task, where subjects decide between a risky or a safe option. A) Subjects make </w:t>
      </w:r>
      <w:r w:rsidR="00A122A8" w:rsidRPr="00A122A8">
        <w:rPr>
          <w:sz w:val="24"/>
          <w:szCs w:val="24"/>
        </w:rPr>
        <w:lastRenderedPageBreak/>
        <w:t>decisions under risk. This means that outcome probabilities are described to the subjects. Subjects can either decide between a safe but small bonus or for a higher bonus that is only granted with the described probability. Decisions are either made with (bottom) or without (top) social information. B) Subjects make decisions under uncertainty. This means that they experience a sequence of possible outcomes which are sampled from the outcome distribution and are then asked to indicate their estimate of the underlying probabilities on a slider. Then they decide whether they want to gamble with the distribution they had just experienced or gain a small amount of bonus points with certainty. Subjects either are presented with social information (bottom) or not (top).</w:t>
      </w:r>
    </w:p>
    <w:p w14:paraId="0F9EFCDD" w14:textId="053CAD21" w:rsidR="00A122A8" w:rsidRDefault="00366DC8" w:rsidP="001A1B8C">
      <w:pPr>
        <w:ind w:firstLine="0"/>
        <w:jc w:val="both"/>
        <w:rPr>
          <w:sz w:val="24"/>
          <w:szCs w:val="24"/>
          <w:lang w:val="en-GB"/>
        </w:rPr>
      </w:pPr>
      <w:r w:rsidRPr="00E21CB8">
        <w:rPr>
          <w:sz w:val="24"/>
          <w:szCs w:val="24"/>
        </w:rPr>
        <w:t xml:space="preserve">A main focus of this work was to quantify </w:t>
      </w:r>
      <w:r>
        <w:rPr>
          <w:sz w:val="24"/>
          <w:szCs w:val="24"/>
        </w:rPr>
        <w:t xml:space="preserve">how susceptibility to </w:t>
      </w:r>
      <w:r w:rsidRPr="00E21CB8">
        <w:rPr>
          <w:sz w:val="24"/>
          <w:szCs w:val="24"/>
        </w:rPr>
        <w:t>social influence under uncertainty</w:t>
      </w:r>
      <w:r>
        <w:rPr>
          <w:sz w:val="24"/>
          <w:szCs w:val="24"/>
        </w:rPr>
        <w:t xml:space="preserve"> develops</w:t>
      </w:r>
      <w:r w:rsidR="00B5567C">
        <w:rPr>
          <w:sz w:val="24"/>
          <w:szCs w:val="24"/>
        </w:rPr>
        <w:t xml:space="preserve"> across adolescence</w:t>
      </w:r>
      <w:r w:rsidRPr="00E21CB8">
        <w:rPr>
          <w:sz w:val="24"/>
          <w:szCs w:val="24"/>
        </w:rPr>
        <w:t>. To this end we developed a computational model which formalizes the assumption that social influence depends on individual</w:t>
      </w:r>
      <w:r>
        <w:rPr>
          <w:sz w:val="24"/>
          <w:szCs w:val="24"/>
        </w:rPr>
        <w:t>ly</w:t>
      </w:r>
      <w:r w:rsidRPr="00E21CB8">
        <w:rPr>
          <w:sz w:val="24"/>
          <w:szCs w:val="24"/>
        </w:rPr>
        <w:t xml:space="preserve"> </w:t>
      </w:r>
      <w:r>
        <w:rPr>
          <w:sz w:val="24"/>
          <w:szCs w:val="24"/>
        </w:rPr>
        <w:t xml:space="preserve">experienced </w:t>
      </w:r>
      <w:r w:rsidRPr="00E21CB8">
        <w:rPr>
          <w:sz w:val="24"/>
          <w:szCs w:val="24"/>
        </w:rPr>
        <w:t xml:space="preserve">uncertainty </w:t>
      </w:r>
      <w:commentRangeStart w:id="13"/>
      <w:r w:rsidRPr="00E21CB8">
        <w:rPr>
          <w:b/>
          <w:sz w:val="24"/>
          <w:szCs w:val="24"/>
        </w:rPr>
        <w:fldChar w:fldCharType="begin" w:fldLock="1"/>
      </w:r>
      <w:r w:rsidRPr="00E21CB8">
        <w:rPr>
          <w:sz w:val="24"/>
          <w:szCs w:val="24"/>
        </w:rPr>
        <w:instrText>ADDIN CSL_CITATION {"citationItems":[{"id":"ITEM-1","itemData":{"DOI":"10.1016/J.TICS.2015.07.007","ISSN":"1364-6613","abstract":"We consider two distinct influences that drive conformity behaviour. Whereas informational influences facilitate adaptive and accurate responses, normative influences bias decisions to enhance social acceptance. We explore these influences from a perspective of perceptual and value-based decision-making models and apply these models to classical works on conformity. We argue that an informational account predicts a surprising tendency to conform. Moreover, we detail how normative influences fit into this framework and interact with social influences. Finally, we explore potential neuronal substrates for informational and normative influences based on a consideration of the neurobiological literature, highlighting conceptual shortcomings particularly with regard to a failure to segregate informational and normative influences.","author":[{"dropping-particle":"","family":"Toelch","given":"Ulf","non-dropping-particle":"","parse-names":false,"suffix":""},{"dropping-particle":"","family":"Dolan","given":"Raymond J.","non-dropping-particle":"","parse-names":false,"suffix":""}],"container-title":"Trends in Cognitive Sciences","id":"ITEM-1","issue":"10","issued":{"date-parts":[["2015","10","1"]]},"page":"579-589","publisher":"Elsevier Current Trends","title":"Informational and Normative Influences in Conformity from a Neurocomputational Perspective","type":"article-journal","volume":"19"},"uris":["http://www.mendeley.com/documents/?uuid=0cd9bf98-f3ce-3079-bdb2-8aa856bc6155"]}],"mendeley":{"formattedCitation":"(Toelch &amp; Dolan, 2015)","plainTextFormattedCitation":"(Toelch &amp; Dolan, 2015)","previouslyFormattedCitation":"(Toelch &amp; Dolan, 2015)"},"properties":{"noteIndex":0},"schema":"https://github.com/citation-style-language/schema/raw/master/csl-citation.json"}</w:instrText>
      </w:r>
      <w:r w:rsidRPr="00E21CB8">
        <w:rPr>
          <w:b/>
          <w:sz w:val="24"/>
          <w:szCs w:val="24"/>
        </w:rPr>
        <w:fldChar w:fldCharType="separate"/>
      </w:r>
      <w:bookmarkStart w:id="14" w:name="__Fieldmark__8651_1678287562"/>
      <w:r w:rsidRPr="00E21CB8">
        <w:rPr>
          <w:noProof/>
          <w:sz w:val="24"/>
          <w:szCs w:val="24"/>
        </w:rPr>
        <w:t>(Toelch &amp; Dolan, 2015)</w:t>
      </w:r>
      <w:r w:rsidRPr="00E21CB8">
        <w:rPr>
          <w:sz w:val="24"/>
          <w:szCs w:val="24"/>
          <w:lang w:val="en-GB"/>
        </w:rPr>
        <w:fldChar w:fldCharType="end"/>
      </w:r>
      <w:bookmarkEnd w:id="14"/>
      <w:commentRangeEnd w:id="13"/>
      <w:r>
        <w:rPr>
          <w:rStyle w:val="CommentReference"/>
          <w:rFonts w:eastAsiaTheme="minorHAnsi"/>
        </w:rPr>
        <w:commentReference w:id="13"/>
      </w:r>
      <w:r w:rsidRPr="00E21CB8">
        <w:rPr>
          <w:sz w:val="24"/>
          <w:szCs w:val="24"/>
        </w:rPr>
        <w:t>.</w:t>
      </w:r>
      <w:r w:rsidRPr="00E21CB8">
        <w:rPr>
          <w:sz w:val="24"/>
          <w:szCs w:val="24"/>
          <w:lang w:val="en-GB"/>
        </w:rPr>
        <w:t xml:space="preserve"> </w:t>
      </w:r>
      <w:r>
        <w:rPr>
          <w:sz w:val="24"/>
          <w:szCs w:val="24"/>
          <w:lang w:val="en-GB"/>
        </w:rPr>
        <w:t xml:space="preserve"> The model rests on three building blocks. </w:t>
      </w:r>
    </w:p>
    <w:p w14:paraId="68E4AE88" w14:textId="2C95F32E" w:rsidR="00E11162" w:rsidRDefault="007949DD" w:rsidP="001A1B8C">
      <w:pPr>
        <w:ind w:firstLine="0"/>
        <w:jc w:val="both"/>
        <w:rPr>
          <w:sz w:val="24"/>
          <w:szCs w:val="24"/>
          <w:lang w:val="en-GB"/>
        </w:rPr>
      </w:pPr>
      <w:r>
        <w:rPr>
          <w:sz w:val="24"/>
          <w:szCs w:val="24"/>
          <w:lang w:val="en-GB"/>
        </w:rPr>
        <w:t xml:space="preserve">First, there is risk attitude. We model risk attitude by borrowing concepts from the expected utility framework. According to expected utility, individual differences in reward sensitivity govern how </w:t>
      </w:r>
      <w:r w:rsidR="004B4D1C">
        <w:rPr>
          <w:sz w:val="24"/>
          <w:szCs w:val="24"/>
          <w:lang w:val="en-GB"/>
        </w:rPr>
        <w:t>likely individuals are to take risks</w:t>
      </w:r>
      <w:r>
        <w:rPr>
          <w:sz w:val="24"/>
          <w:szCs w:val="24"/>
          <w:lang w:val="en-GB"/>
        </w:rPr>
        <w:t xml:space="preserve">. </w:t>
      </w:r>
      <w:r w:rsidR="009A1CDB">
        <w:rPr>
          <w:sz w:val="24"/>
          <w:szCs w:val="24"/>
          <w:lang w:val="en-GB"/>
        </w:rPr>
        <w:t xml:space="preserve">If </w:t>
      </w:r>
      <w:r>
        <w:rPr>
          <w:sz w:val="24"/>
          <w:szCs w:val="24"/>
          <w:lang w:val="en-GB"/>
        </w:rPr>
        <w:t>individual</w:t>
      </w:r>
      <w:r w:rsidR="009A1CDB">
        <w:rPr>
          <w:sz w:val="24"/>
          <w:szCs w:val="24"/>
          <w:lang w:val="en-GB"/>
        </w:rPr>
        <w:t>s</w:t>
      </w:r>
      <w:r>
        <w:rPr>
          <w:sz w:val="24"/>
          <w:szCs w:val="24"/>
          <w:lang w:val="en-GB"/>
        </w:rPr>
        <w:t xml:space="preserve"> </w:t>
      </w:r>
      <w:r w:rsidR="009A1CDB">
        <w:rPr>
          <w:sz w:val="24"/>
          <w:szCs w:val="24"/>
          <w:lang w:val="en-GB"/>
        </w:rPr>
        <w:t>are</w:t>
      </w:r>
      <w:r>
        <w:rPr>
          <w:sz w:val="24"/>
          <w:szCs w:val="24"/>
          <w:lang w:val="en-GB"/>
        </w:rPr>
        <w:t xml:space="preserve"> highly sensitive to rewards, </w:t>
      </w:r>
      <w:r w:rsidR="009A1CDB">
        <w:rPr>
          <w:sz w:val="24"/>
          <w:szCs w:val="24"/>
          <w:lang w:val="en-GB"/>
        </w:rPr>
        <w:t xml:space="preserve">they will be more inclined </w:t>
      </w:r>
      <w:r>
        <w:rPr>
          <w:sz w:val="24"/>
          <w:szCs w:val="24"/>
          <w:lang w:val="en-GB"/>
        </w:rPr>
        <w:t xml:space="preserve">to take a risk in order to obtain </w:t>
      </w:r>
      <w:r w:rsidR="007138C5">
        <w:rPr>
          <w:sz w:val="24"/>
          <w:szCs w:val="24"/>
          <w:lang w:val="en-GB"/>
        </w:rPr>
        <w:t>these rewards</w:t>
      </w:r>
      <w:r>
        <w:rPr>
          <w:sz w:val="24"/>
          <w:szCs w:val="24"/>
          <w:lang w:val="en-GB"/>
        </w:rPr>
        <w:t>.</w:t>
      </w:r>
      <w:r w:rsidR="009A1CDB">
        <w:rPr>
          <w:sz w:val="24"/>
          <w:szCs w:val="24"/>
          <w:lang w:val="en-GB"/>
        </w:rPr>
        <w:t xml:space="preserve"> </w:t>
      </w:r>
      <w:r w:rsidR="007138C5">
        <w:rPr>
          <w:sz w:val="24"/>
          <w:szCs w:val="24"/>
          <w:lang w:val="en-GB"/>
        </w:rPr>
        <w:t>D</w:t>
      </w:r>
      <w:r w:rsidR="009A1CDB">
        <w:rPr>
          <w:sz w:val="24"/>
          <w:szCs w:val="24"/>
          <w:lang w:val="en-GB"/>
        </w:rPr>
        <w:t>ifferences in</w:t>
      </w:r>
      <w:r>
        <w:rPr>
          <w:sz w:val="24"/>
          <w:szCs w:val="24"/>
          <w:lang w:val="en-GB"/>
        </w:rPr>
        <w:t xml:space="preserve"> </w:t>
      </w:r>
      <w:r w:rsidR="009A1CDB">
        <w:rPr>
          <w:sz w:val="24"/>
          <w:szCs w:val="24"/>
          <w:lang w:val="en-GB"/>
        </w:rPr>
        <w:t>r</w:t>
      </w:r>
      <w:r w:rsidR="004B4D1C">
        <w:rPr>
          <w:sz w:val="24"/>
          <w:szCs w:val="24"/>
          <w:lang w:val="en-GB"/>
        </w:rPr>
        <w:t xml:space="preserve">eward sensitivity </w:t>
      </w:r>
      <w:r w:rsidR="009A1CDB">
        <w:rPr>
          <w:sz w:val="24"/>
          <w:szCs w:val="24"/>
          <w:lang w:val="en-GB"/>
        </w:rPr>
        <w:t>are</w:t>
      </w:r>
      <w:r w:rsidR="004B4D1C">
        <w:rPr>
          <w:sz w:val="24"/>
          <w:szCs w:val="24"/>
          <w:lang w:val="en-GB"/>
        </w:rPr>
        <w:t xml:space="preserve"> usually modelled with a power function</w:t>
      </w:r>
      <w:r w:rsidR="00E11162">
        <w:rPr>
          <w:sz w:val="24"/>
          <w:szCs w:val="24"/>
          <w:lang w:val="en-GB"/>
        </w:rPr>
        <w:t xml:space="preserve"> </w:t>
      </w:r>
      <w:r w:rsidR="00045CFB">
        <w:rPr>
          <w:sz w:val="24"/>
          <w:szCs w:val="24"/>
          <w:lang w:val="en-GB"/>
        </w:rPr>
        <w:t>where</w:t>
      </w:r>
      <w:r w:rsidR="00E11162">
        <w:rPr>
          <w:sz w:val="24"/>
          <w:szCs w:val="24"/>
          <w:lang w:val="en-GB"/>
        </w:rPr>
        <w:t xml:space="preserve"> </w:t>
      </w:r>
      <w:r w:rsidR="00045CFB">
        <w:rPr>
          <w:sz w:val="24"/>
          <w:szCs w:val="24"/>
          <w:lang w:val="en-GB"/>
        </w:rPr>
        <w:t>exponents</w:t>
      </w:r>
      <w:r w:rsidR="007D244B">
        <w:rPr>
          <w:sz w:val="24"/>
          <w:szCs w:val="24"/>
          <w:lang w:val="en-GB"/>
        </w:rPr>
        <w:t xml:space="preserve"> lower than one indicate risk aversion and values higher than one risk seeking policies</w:t>
      </w:r>
      <w:r w:rsidR="006F698A">
        <w:rPr>
          <w:sz w:val="24"/>
          <w:szCs w:val="24"/>
          <w:lang w:val="en-GB"/>
        </w:rPr>
        <w:t>:</w:t>
      </w:r>
      <w:r w:rsidR="009A1CDB">
        <w:rPr>
          <w:sz w:val="24"/>
          <w:szCs w:val="24"/>
          <w:lang w:val="en-GB"/>
        </w:rPr>
        <w:t xml:space="preserve"> </w:t>
      </w:r>
    </w:p>
    <w:p w14:paraId="6767AF16" w14:textId="1EB454BC" w:rsidR="00E11162" w:rsidRDefault="00E11162" w:rsidP="001A1B8C">
      <w:pPr>
        <w:ind w:firstLine="0"/>
        <w:jc w:val="both"/>
        <w:rPr>
          <w:sz w:val="24"/>
          <w:szCs w:val="24"/>
          <w:lang w:val="en-GB"/>
        </w:rPr>
      </w:pPr>
      <m:oMathPara>
        <m:oMath>
          <m:r>
            <w:rPr>
              <w:rFonts w:ascii="Cambria Math" w:hAnsi="Cambria Math"/>
              <w:sz w:val="24"/>
              <w:szCs w:val="24"/>
              <w:lang w:val="en-GB"/>
            </w:rPr>
            <m:t>U=</m:t>
          </m:r>
          <m:sSup>
            <m:sSupPr>
              <m:ctrlPr>
                <w:rPr>
                  <w:rFonts w:ascii="Cambria Math" w:hAnsi="Cambria Math"/>
                  <w:i/>
                  <w:sz w:val="24"/>
                  <w:szCs w:val="24"/>
                  <w:lang w:val="en-GB"/>
                </w:rPr>
              </m:ctrlPr>
            </m:sSupPr>
            <m:e>
              <m:r>
                <w:rPr>
                  <w:rFonts w:ascii="Cambria Math" w:hAnsi="Cambria Math"/>
                  <w:sz w:val="24"/>
                  <w:szCs w:val="24"/>
                  <w:lang w:val="en-GB"/>
                </w:rPr>
                <m:t>V</m:t>
              </m:r>
            </m:e>
            <m:sup>
              <m:r>
                <w:rPr>
                  <w:rFonts w:ascii="Cambria Math" w:hAnsi="Cambria Math"/>
                  <w:sz w:val="24"/>
                  <w:szCs w:val="24"/>
                  <w:lang w:val="en-GB"/>
                </w:rPr>
                <m:t>λ</m:t>
              </m:r>
            </m:sup>
          </m:sSup>
          <m:r>
            <w:rPr>
              <w:rFonts w:ascii="Cambria Math" w:hAnsi="Cambria Math"/>
              <w:sz w:val="24"/>
              <w:szCs w:val="24"/>
              <w:lang w:val="en-GB"/>
            </w:rPr>
            <m:t>.</m:t>
          </m:r>
        </m:oMath>
      </m:oMathPara>
    </w:p>
    <w:p w14:paraId="283688CF" w14:textId="3AF9166B" w:rsidR="00F77127" w:rsidRDefault="00F77127" w:rsidP="001A1B8C">
      <w:pPr>
        <w:ind w:firstLine="0"/>
        <w:jc w:val="both"/>
        <w:rPr>
          <w:sz w:val="24"/>
          <w:szCs w:val="24"/>
          <w:lang w:val="en-GB"/>
        </w:rPr>
      </w:pPr>
      <w:r>
        <w:rPr>
          <w:sz w:val="24"/>
          <w:szCs w:val="24"/>
          <w:lang w:val="en-GB"/>
        </w:rPr>
        <w:lastRenderedPageBreak/>
        <w:t xml:space="preserve">By examining how the values for </w:t>
      </w:r>
      <m:oMath>
        <m:r>
          <w:rPr>
            <w:rFonts w:ascii="Cambria Math" w:hAnsi="Cambria Math"/>
            <w:sz w:val="24"/>
            <w:szCs w:val="24"/>
            <w:lang w:val="en-GB"/>
          </w:rPr>
          <m:t>λ</m:t>
        </m:r>
      </m:oMath>
      <w:r>
        <w:rPr>
          <w:sz w:val="24"/>
          <w:szCs w:val="24"/>
          <w:lang w:val="en-GB"/>
        </w:rPr>
        <w:t xml:space="preserve"> differ across age groups we thus quantify how reward sensitivity develops.</w:t>
      </w:r>
    </w:p>
    <w:p w14:paraId="190B6DDD" w14:textId="3FD85CC3" w:rsidR="00BE7CDC" w:rsidRPr="009F0AA5" w:rsidRDefault="004B4D1C" w:rsidP="001A1B8C">
      <w:pPr>
        <w:ind w:firstLine="0"/>
        <w:jc w:val="both"/>
        <w:rPr>
          <w:sz w:val="24"/>
          <w:szCs w:val="24"/>
          <w:lang w:val="en-GB"/>
        </w:rPr>
      </w:pPr>
      <w:r>
        <w:rPr>
          <w:sz w:val="24"/>
          <w:szCs w:val="24"/>
          <w:lang w:val="en-GB"/>
        </w:rPr>
        <w:t>Second,</w:t>
      </w:r>
      <w:r w:rsidR="00366DC8">
        <w:rPr>
          <w:sz w:val="24"/>
          <w:szCs w:val="24"/>
          <w:lang w:val="en-GB"/>
        </w:rPr>
        <w:t xml:space="preserve"> there is inference </w:t>
      </w:r>
      <w:r w:rsidR="00E11162">
        <w:rPr>
          <w:sz w:val="24"/>
          <w:szCs w:val="24"/>
          <w:lang w:val="en-GB"/>
        </w:rPr>
        <w:t>and</w:t>
      </w:r>
      <w:r w:rsidR="00366DC8">
        <w:rPr>
          <w:sz w:val="24"/>
          <w:szCs w:val="24"/>
          <w:lang w:val="en-GB"/>
        </w:rPr>
        <w:t xml:space="preserve"> uncertainty. In </w:t>
      </w:r>
      <w:r w:rsidR="00DA5CF6">
        <w:rPr>
          <w:sz w:val="24"/>
          <w:szCs w:val="24"/>
          <w:lang w:val="en-GB"/>
        </w:rPr>
        <w:t>the marble</w:t>
      </w:r>
      <w:r w:rsidR="00366DC8">
        <w:rPr>
          <w:sz w:val="24"/>
          <w:szCs w:val="24"/>
          <w:lang w:val="en-GB"/>
        </w:rPr>
        <w:t xml:space="preserve"> task</w:t>
      </w:r>
      <w:r w:rsidR="00DA5CF6">
        <w:rPr>
          <w:sz w:val="24"/>
          <w:szCs w:val="24"/>
          <w:lang w:val="en-GB"/>
        </w:rPr>
        <w:t>,</w:t>
      </w:r>
      <w:r>
        <w:rPr>
          <w:sz w:val="24"/>
          <w:szCs w:val="24"/>
          <w:lang w:val="en-GB"/>
        </w:rPr>
        <w:t xml:space="preserve"> </w:t>
      </w:r>
      <w:r w:rsidR="00DA5CF6">
        <w:rPr>
          <w:sz w:val="24"/>
          <w:szCs w:val="24"/>
          <w:lang w:val="en-GB"/>
        </w:rPr>
        <w:t xml:space="preserve">subjects are asked </w:t>
      </w:r>
      <w:r w:rsidR="00FD237B">
        <w:rPr>
          <w:sz w:val="24"/>
          <w:szCs w:val="24"/>
          <w:lang w:val="en-GB"/>
        </w:rPr>
        <w:t xml:space="preserve">to </w:t>
      </w:r>
      <w:r w:rsidR="00DA5CF6">
        <w:rPr>
          <w:sz w:val="24"/>
          <w:szCs w:val="24"/>
          <w:lang w:val="en-GB"/>
        </w:rPr>
        <w:t xml:space="preserve">decide between a risky option where blue marbles have a high value, but only will be drawn with some probability or </w:t>
      </w:r>
      <w:r w:rsidR="00146841">
        <w:rPr>
          <w:sz w:val="24"/>
          <w:szCs w:val="24"/>
          <w:lang w:val="en-GB"/>
        </w:rPr>
        <w:t xml:space="preserve">a safe option </w:t>
      </w:r>
      <w:r w:rsidR="00DA5CF6">
        <w:rPr>
          <w:sz w:val="24"/>
          <w:szCs w:val="24"/>
          <w:lang w:val="en-GB"/>
        </w:rPr>
        <w:t xml:space="preserve">where </w:t>
      </w:r>
      <w:r w:rsidR="00146841">
        <w:rPr>
          <w:sz w:val="24"/>
          <w:szCs w:val="24"/>
          <w:lang w:val="en-GB"/>
        </w:rPr>
        <w:t>blue marbles</w:t>
      </w:r>
      <w:r w:rsidR="00DA5CF6">
        <w:rPr>
          <w:sz w:val="24"/>
          <w:szCs w:val="24"/>
          <w:lang w:val="en-GB"/>
        </w:rPr>
        <w:t xml:space="preserve"> have a low value but will be drawn for sure.</w:t>
      </w:r>
      <w:r w:rsidR="00146841">
        <w:rPr>
          <w:sz w:val="24"/>
          <w:szCs w:val="24"/>
          <w:lang w:val="en-GB"/>
        </w:rPr>
        <w:t xml:space="preserve"> For the risky option,</w:t>
      </w:r>
      <w:r w:rsidR="00DA5CF6">
        <w:rPr>
          <w:sz w:val="24"/>
          <w:szCs w:val="24"/>
          <w:lang w:val="en-GB"/>
        </w:rPr>
        <w:t xml:space="preserve"> </w:t>
      </w:r>
      <w:r w:rsidR="00146841">
        <w:rPr>
          <w:sz w:val="24"/>
          <w:szCs w:val="24"/>
          <w:lang w:val="en-GB"/>
        </w:rPr>
        <w:t>s</w:t>
      </w:r>
      <w:r w:rsidR="00DA5CF6">
        <w:rPr>
          <w:sz w:val="24"/>
          <w:szCs w:val="24"/>
          <w:lang w:val="en-GB"/>
        </w:rPr>
        <w:t>ubjects</w:t>
      </w:r>
      <w:r w:rsidR="00366DC8">
        <w:rPr>
          <w:sz w:val="24"/>
          <w:szCs w:val="24"/>
          <w:lang w:val="en-GB"/>
        </w:rPr>
        <w:t xml:space="preserve"> learn about the probability </w:t>
      </w:r>
      <w:r w:rsidR="002B0BA8">
        <w:rPr>
          <w:sz w:val="24"/>
          <w:szCs w:val="24"/>
          <w:lang w:val="en-GB"/>
        </w:rPr>
        <w:t xml:space="preserve">of </w:t>
      </w:r>
      <w:r>
        <w:rPr>
          <w:sz w:val="24"/>
          <w:szCs w:val="24"/>
          <w:lang w:val="en-GB"/>
        </w:rPr>
        <w:t>obtaining a blue marble</w:t>
      </w:r>
      <w:r w:rsidR="00366DC8">
        <w:rPr>
          <w:sz w:val="24"/>
          <w:szCs w:val="24"/>
          <w:lang w:val="en-GB"/>
        </w:rPr>
        <w:t xml:space="preserve"> based on </w:t>
      </w:r>
      <w:r>
        <w:rPr>
          <w:sz w:val="24"/>
          <w:szCs w:val="24"/>
          <w:lang w:val="en-GB"/>
        </w:rPr>
        <w:t>observing either a sequence of draws from the jar</w:t>
      </w:r>
      <w:r w:rsidR="00DA5CF6">
        <w:rPr>
          <w:sz w:val="24"/>
          <w:szCs w:val="24"/>
          <w:lang w:val="en-GB"/>
        </w:rPr>
        <w:t xml:space="preserve"> when making decisions under uncertainty</w:t>
      </w:r>
      <w:r w:rsidR="00146841">
        <w:rPr>
          <w:sz w:val="24"/>
          <w:szCs w:val="24"/>
          <w:lang w:val="en-GB"/>
        </w:rPr>
        <w:t>,</w:t>
      </w:r>
      <w:r>
        <w:rPr>
          <w:sz w:val="24"/>
          <w:szCs w:val="24"/>
          <w:lang w:val="en-GB"/>
        </w:rPr>
        <w:t xml:space="preserve"> or the proportion of red and blue marbles directly, when making decisions under risk</w:t>
      </w:r>
      <w:r w:rsidR="00366DC8">
        <w:rPr>
          <w:sz w:val="24"/>
          <w:szCs w:val="24"/>
          <w:lang w:val="en-GB"/>
        </w:rPr>
        <w:t xml:space="preserve">. We model </w:t>
      </w:r>
      <w:r w:rsidR="00DA5CF6">
        <w:rPr>
          <w:sz w:val="24"/>
          <w:szCs w:val="24"/>
          <w:lang w:val="en-GB"/>
        </w:rPr>
        <w:t>individual beliefs about the</w:t>
      </w:r>
      <w:r w:rsidR="00146841">
        <w:rPr>
          <w:sz w:val="24"/>
          <w:szCs w:val="24"/>
          <w:lang w:val="en-GB"/>
        </w:rPr>
        <w:t xml:space="preserve"> outcome</w:t>
      </w:r>
      <w:r w:rsidR="00DA5CF6">
        <w:rPr>
          <w:sz w:val="24"/>
          <w:szCs w:val="24"/>
          <w:lang w:val="en-GB"/>
        </w:rPr>
        <w:t xml:space="preserve"> </w:t>
      </w:r>
      <w:r w:rsidR="004009C0">
        <w:rPr>
          <w:sz w:val="24"/>
          <w:szCs w:val="24"/>
          <w:lang w:val="en-GB"/>
        </w:rPr>
        <w:t>utilities</w:t>
      </w:r>
      <w:r w:rsidR="00BE7CDC">
        <w:rPr>
          <w:sz w:val="24"/>
          <w:szCs w:val="24"/>
          <w:lang w:val="en-GB"/>
        </w:rPr>
        <w:t xml:space="preserve"> by multiplying the utility with a Beta distribution.</w:t>
      </w:r>
      <w:r w:rsidR="00DA5CF6">
        <w:rPr>
          <w:sz w:val="24"/>
          <w:szCs w:val="24"/>
          <w:lang w:val="en-GB"/>
        </w:rPr>
        <w:t xml:space="preserve"> Under</w:t>
      </w:r>
      <w:r w:rsidR="00366DC8">
        <w:rPr>
          <w:sz w:val="24"/>
          <w:szCs w:val="24"/>
          <w:lang w:val="en-GB"/>
        </w:rPr>
        <w:t xml:space="preserve"> </w:t>
      </w:r>
      <w:r w:rsidR="00DA5CF6">
        <w:rPr>
          <w:sz w:val="24"/>
          <w:szCs w:val="24"/>
          <w:lang w:val="en-GB"/>
        </w:rPr>
        <w:t xml:space="preserve">uncertainty, </w:t>
      </w:r>
      <w:r w:rsidR="00BE7CDC">
        <w:rPr>
          <w:sz w:val="24"/>
          <w:szCs w:val="24"/>
          <w:lang w:val="en-GB"/>
        </w:rPr>
        <w:t>learning</w:t>
      </w:r>
      <w:r w:rsidR="00DA5CF6">
        <w:rPr>
          <w:sz w:val="24"/>
          <w:szCs w:val="24"/>
          <w:lang w:val="en-GB"/>
        </w:rPr>
        <w:t xml:space="preserve"> is modelled via </w:t>
      </w:r>
      <w:r w:rsidR="00366DC8">
        <w:rPr>
          <w:sz w:val="24"/>
          <w:szCs w:val="24"/>
          <w:lang w:val="en-GB"/>
        </w:rPr>
        <w:t>Bayesian updating equations where</w:t>
      </w:r>
      <w:r w:rsidR="003D7EA1">
        <w:rPr>
          <w:sz w:val="24"/>
          <w:szCs w:val="24"/>
          <w:lang w:val="en-GB"/>
        </w:rPr>
        <w:t xml:space="preserve"> </w:t>
      </w:r>
      <w:r w:rsidR="00E11162">
        <w:rPr>
          <w:sz w:val="24"/>
          <w:szCs w:val="24"/>
          <w:lang w:val="en-GB"/>
        </w:rPr>
        <w:t>observing a blue marble increments the alpha and</w:t>
      </w:r>
      <w:r w:rsidR="00556CBA">
        <w:rPr>
          <w:sz w:val="24"/>
          <w:szCs w:val="24"/>
          <w:lang w:val="en-GB"/>
        </w:rPr>
        <w:t xml:space="preserve"> observing a</w:t>
      </w:r>
      <w:r w:rsidR="00E11162">
        <w:rPr>
          <w:sz w:val="24"/>
          <w:szCs w:val="24"/>
          <w:lang w:val="en-GB"/>
        </w:rPr>
        <w:t xml:space="preserve"> red</w:t>
      </w:r>
      <w:r w:rsidR="00556CBA">
        <w:rPr>
          <w:sz w:val="24"/>
          <w:szCs w:val="24"/>
          <w:lang w:val="en-GB"/>
        </w:rPr>
        <w:t xml:space="preserve"> marble</w:t>
      </w:r>
      <w:r w:rsidR="00E11162">
        <w:rPr>
          <w:sz w:val="24"/>
          <w:szCs w:val="24"/>
          <w:lang w:val="en-GB"/>
        </w:rPr>
        <w:t xml:space="preserve"> the beta parameter</w:t>
      </w:r>
      <w:r w:rsidR="00BE7CDC">
        <w:rPr>
          <w:sz w:val="24"/>
          <w:szCs w:val="24"/>
          <w:lang w:val="en-GB"/>
        </w:rPr>
        <w:t xml:space="preserve"> of the Beta distribution</w:t>
      </w:r>
      <w:r w:rsidR="002B0BA8">
        <w:rPr>
          <w:sz w:val="24"/>
          <w:szCs w:val="24"/>
          <w:lang w:val="en-GB"/>
        </w:rPr>
        <w:t xml:space="preserve">. </w:t>
      </w:r>
      <w:r w:rsidR="00556CBA">
        <w:rPr>
          <w:sz w:val="24"/>
          <w:szCs w:val="24"/>
          <w:lang w:val="en-GB"/>
        </w:rPr>
        <w:t xml:space="preserve">Under risk the mean of the beta is directly given by the probability. </w:t>
      </w:r>
      <w:r w:rsidR="003D7EA1">
        <w:rPr>
          <w:sz w:val="24"/>
          <w:szCs w:val="24"/>
          <w:lang w:val="en-GB"/>
        </w:rPr>
        <w:t>In both conditions, w</w:t>
      </w:r>
      <w:r w:rsidR="00366DC8">
        <w:rPr>
          <w:sz w:val="24"/>
          <w:szCs w:val="24"/>
          <w:lang w:val="en-GB"/>
        </w:rPr>
        <w:t xml:space="preserve">e fit a parameter allowing </w:t>
      </w:r>
      <w:r w:rsidR="00BE7CDC">
        <w:rPr>
          <w:sz w:val="24"/>
          <w:szCs w:val="24"/>
          <w:lang w:val="en-GB"/>
        </w:rPr>
        <w:t>individual variation in uncertainty</w:t>
      </w:r>
      <w:r w:rsidR="00366DC8">
        <w:rPr>
          <w:sz w:val="24"/>
          <w:szCs w:val="24"/>
          <w:lang w:val="en-GB"/>
        </w:rPr>
        <w:t>.</w:t>
      </w:r>
      <w:r w:rsidR="00BE7CDC">
        <w:rPr>
          <w:sz w:val="24"/>
          <w:szCs w:val="24"/>
          <w:lang w:val="en-GB"/>
        </w:rPr>
        <w:t xml:space="preserve"> In decisions under uncertainty, individual differences in representing uncertainty are model</w:t>
      </w:r>
      <w:r w:rsidR="009F0AA5">
        <w:rPr>
          <w:sz w:val="24"/>
          <w:szCs w:val="24"/>
          <w:lang w:val="en-GB"/>
        </w:rPr>
        <w:t xml:space="preserve">led with the parameter </w:t>
      </w:r>
      <m:oMath>
        <m:r>
          <w:rPr>
            <w:rFonts w:ascii="Cambria Math" w:hAnsi="Cambria Math"/>
            <w:sz w:val="24"/>
            <w:szCs w:val="24"/>
            <w:lang w:val="en-GB"/>
          </w:rPr>
          <m:t>η</m:t>
        </m:r>
      </m:oMath>
      <w:r w:rsidR="00083D7B">
        <w:rPr>
          <w:sz w:val="24"/>
          <w:szCs w:val="24"/>
          <w:lang w:val="en-GB"/>
        </w:rPr>
        <w:t xml:space="preserve">, which can take different values for blue </w:t>
      </w:r>
      <m:oMath>
        <m:r>
          <w:rPr>
            <w:rFonts w:ascii="Cambria Math" w:hAnsi="Cambria Math"/>
            <w:sz w:val="24"/>
            <w:szCs w:val="24"/>
            <w:lang w:val="en-GB"/>
          </w:rPr>
          <m:t>(</m:t>
        </m:r>
        <m:r>
          <w:rPr>
            <w:rFonts w:ascii="Cambria Math" w:hAnsi="Cambria Math"/>
            <w:lang w:val="en-GB"/>
          </w:rPr>
          <m:t>η+)</m:t>
        </m:r>
      </m:oMath>
      <w:r w:rsidR="00083D7B">
        <w:rPr>
          <w:lang w:val="en-GB"/>
        </w:rPr>
        <w:t xml:space="preserve"> or red </w:t>
      </w:r>
      <m:oMath>
        <m:r>
          <w:rPr>
            <w:rFonts w:ascii="Cambria Math" w:hAnsi="Cambria Math"/>
            <w:sz w:val="24"/>
            <w:szCs w:val="24"/>
            <w:lang w:val="en-GB"/>
          </w:rPr>
          <m:t>(</m:t>
        </m:r>
        <m:r>
          <w:rPr>
            <w:rFonts w:ascii="Cambria Math" w:hAnsi="Cambria Math"/>
            <w:lang w:val="en-GB"/>
          </w:rPr>
          <m:t>η-)</m:t>
        </m:r>
      </m:oMath>
      <w:r w:rsidR="00083D7B">
        <w:rPr>
          <w:lang w:val="en-GB"/>
        </w:rPr>
        <w:t xml:space="preserve"> marbles</w:t>
      </w:r>
      <w:r w:rsidR="009F0AA5">
        <w:rPr>
          <w:sz w:val="24"/>
          <w:szCs w:val="24"/>
          <w:lang w:val="en-GB"/>
        </w:rPr>
        <w:t xml:space="preserve">. Under risk, individual uncertainties are </w:t>
      </w:r>
      <w:r w:rsidR="00083D7B">
        <w:rPr>
          <w:sz w:val="24"/>
          <w:szCs w:val="24"/>
          <w:lang w:val="en-GB"/>
        </w:rPr>
        <w:t>estimated</w:t>
      </w:r>
      <w:r w:rsidR="009F0AA5">
        <w:rPr>
          <w:sz w:val="24"/>
          <w:szCs w:val="24"/>
          <w:lang w:val="en-GB"/>
        </w:rPr>
        <w:t xml:space="preserve"> with the parameter </w:t>
      </w:r>
      <m:oMath>
        <m:r>
          <w:rPr>
            <w:rFonts w:ascii="Cambria Math" w:hAnsi="Cambria Math"/>
            <w:sz w:val="24"/>
            <w:szCs w:val="24"/>
            <w:lang w:val="en-GB"/>
          </w:rPr>
          <m:t>κ</m:t>
        </m:r>
      </m:oMath>
      <w:r w:rsidR="009F0AA5">
        <w:rPr>
          <w:sz w:val="24"/>
          <w:szCs w:val="24"/>
          <w:lang w:val="en-GB"/>
        </w:rPr>
        <w:t>.</w:t>
      </w:r>
    </w:p>
    <w:p w14:paraId="34A8481E" w14:textId="2EBAABF4" w:rsidR="00BE7CDC" w:rsidRDefault="004009C0" w:rsidP="001A1B8C">
      <w:pPr>
        <w:ind w:firstLine="0"/>
        <w:jc w:val="both"/>
        <w:rPr>
          <w:sz w:val="24"/>
          <w:szCs w:val="24"/>
          <w:lang w:val="en-GB"/>
        </w:rPr>
      </w:pPr>
      <m:oMathPara>
        <m:oMath>
          <m:r>
            <m:rPr>
              <m:sty m:val="p"/>
            </m:rPr>
            <w:rPr>
              <w:rFonts w:ascii="Cambria Math" w:hAnsi="Cambria Math"/>
              <w:lang w:val="en-GB"/>
            </w:rPr>
            <m:t>ϕ</m:t>
          </m:r>
          <m:r>
            <w:rPr>
              <w:rFonts w:ascii="Cambria Math" w:hAnsi="Cambria Math"/>
              <w:lang w:val="en-GB"/>
            </w:rPr>
            <m:t>=</m:t>
          </m:r>
          <m:d>
            <m:dPr>
              <m:begChr m:val="{"/>
              <m:endChr m:val=""/>
              <m:ctrlPr>
                <w:rPr>
                  <w:rFonts w:ascii="Cambria Math" w:hAnsi="Cambria Math"/>
                  <w:i/>
                  <w:sz w:val="24"/>
                  <w:szCs w:val="24"/>
                  <w:lang w:val="en-GB"/>
                </w:rPr>
              </m:ctrlPr>
            </m:dPr>
            <m:e>
              <m:eqArr>
                <m:eqArrPr>
                  <m:ctrlPr>
                    <w:rPr>
                      <w:rFonts w:ascii="Cambria Math" w:hAnsi="Cambria Math"/>
                      <w:i/>
                      <w:sz w:val="24"/>
                      <w:szCs w:val="24"/>
                      <w:lang w:val="en-GB"/>
                    </w:rPr>
                  </m:ctrlPr>
                </m:eqArrPr>
                <m:e>
                  <m:r>
                    <w:rPr>
                      <w:rFonts w:ascii="Cambria Math" w:hAnsi="Cambria Math"/>
                      <w:lang w:val="en-GB"/>
                    </w:rPr>
                    <m:t xml:space="preserve"> Beta</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α</m:t>
                          </m:r>
                        </m:e>
                        <m:sup>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m:t>
                              </m:r>
                            </m:sub>
                          </m:sSub>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β</m:t>
                          </m:r>
                        </m:e>
                        <m:sup>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m:t>
                              </m:r>
                            </m:sub>
                          </m:sSub>
                        </m:sup>
                      </m:sSup>
                    </m:e>
                  </m:d>
                  <m:r>
                    <w:rPr>
                      <w:rFonts w:ascii="Cambria Math" w:hAnsi="Cambria Math"/>
                      <w:lang w:val="en-GB"/>
                    </w:rPr>
                    <m:t xml:space="preserve">,  &amp;Decisions under uncertaitny </m:t>
                  </m:r>
                </m:e>
                <m:e>
                  <m:r>
                    <w:rPr>
                      <w:rFonts w:ascii="Cambria Math" w:hAnsi="Cambria Math"/>
                      <w:lang w:val="en-GB"/>
                    </w:rPr>
                    <m:t xml:space="preserve"> Beta(p*κ,</m:t>
                  </m:r>
                  <m:d>
                    <m:dPr>
                      <m:ctrlPr>
                        <w:rPr>
                          <w:rFonts w:ascii="Cambria Math" w:hAnsi="Cambria Math"/>
                          <w:i/>
                          <w:lang w:val="en-GB"/>
                        </w:rPr>
                      </m:ctrlPr>
                    </m:dPr>
                    <m:e>
                      <m:r>
                        <w:rPr>
                          <w:rFonts w:ascii="Cambria Math" w:hAnsi="Cambria Math"/>
                          <w:lang w:val="en-GB"/>
                        </w:rPr>
                        <m:t>1-p</m:t>
                      </m:r>
                    </m:e>
                  </m:d>
                  <m:r>
                    <w:rPr>
                      <w:rFonts w:ascii="Cambria Math" w:hAnsi="Cambria Math"/>
                      <w:lang w:val="en-GB"/>
                    </w:rPr>
                    <m:t>*κ),  &amp;Decisions under risk</m:t>
                  </m:r>
                </m:e>
              </m:eqArr>
            </m:e>
          </m:d>
        </m:oMath>
      </m:oMathPara>
    </w:p>
    <w:p w14:paraId="74C6CD7C" w14:textId="339D29CB" w:rsidR="00E307EB" w:rsidRDefault="00DA5CF6" w:rsidP="001A1B8C">
      <w:pPr>
        <w:ind w:firstLine="0"/>
        <w:jc w:val="both"/>
        <w:rPr>
          <w:sz w:val="24"/>
          <w:szCs w:val="24"/>
          <w:lang w:val="en-GB"/>
        </w:rPr>
      </w:pPr>
      <w:r>
        <w:rPr>
          <w:sz w:val="24"/>
          <w:szCs w:val="24"/>
          <w:lang w:val="en-GB"/>
        </w:rPr>
        <w:t xml:space="preserve"> </w:t>
      </w:r>
      <w:r w:rsidR="00967A39">
        <w:rPr>
          <w:sz w:val="24"/>
          <w:szCs w:val="24"/>
          <w:lang w:val="en-GB"/>
        </w:rPr>
        <w:t>We then combine these</w:t>
      </w:r>
      <w:r w:rsidR="00083D7B">
        <w:rPr>
          <w:sz w:val="24"/>
          <w:szCs w:val="24"/>
          <w:lang w:val="en-GB"/>
        </w:rPr>
        <w:t xml:space="preserve"> two</w:t>
      </w:r>
      <w:r w:rsidR="00967A39">
        <w:rPr>
          <w:sz w:val="24"/>
          <w:szCs w:val="24"/>
          <w:lang w:val="en-GB"/>
        </w:rPr>
        <w:t xml:space="preserve"> components, reward sensitivity and uncertainty</w:t>
      </w:r>
      <w:r w:rsidR="00A611E1">
        <w:rPr>
          <w:sz w:val="24"/>
          <w:szCs w:val="24"/>
          <w:lang w:val="en-GB"/>
        </w:rPr>
        <w:t>,</w:t>
      </w:r>
      <w:r w:rsidR="00967A39">
        <w:rPr>
          <w:sz w:val="24"/>
          <w:szCs w:val="24"/>
          <w:lang w:val="en-GB"/>
        </w:rPr>
        <w:t xml:space="preserve"> by multiplying the beta distribution with the utility. </w:t>
      </w:r>
    </w:p>
    <w:p w14:paraId="4A891254" w14:textId="77777777" w:rsidR="00AB0317" w:rsidRDefault="00A611E1" w:rsidP="001A1B8C">
      <w:pPr>
        <w:ind w:firstLine="0"/>
        <w:jc w:val="both"/>
        <w:rPr>
          <w:sz w:val="24"/>
          <w:szCs w:val="24"/>
          <w:lang w:val="en-GB"/>
        </w:rPr>
      </w:pPr>
      <m:oMathPara>
        <m:oMath>
          <m:r>
            <w:rPr>
              <w:rFonts w:ascii="Cambria Math" w:hAnsi="Cambria Math"/>
              <w:sz w:val="24"/>
              <w:szCs w:val="24"/>
              <w:lang w:val="en-GB"/>
            </w:rPr>
            <m:t xml:space="preserve">EU~ </m:t>
          </m:r>
          <m:r>
            <m:rPr>
              <m:sty m:val="p"/>
            </m:rPr>
            <w:rPr>
              <w:rFonts w:ascii="Cambria Math" w:hAnsi="Cambria Math"/>
              <w:lang w:val="en-GB"/>
            </w:rPr>
            <m:t>ϕ</m:t>
          </m:r>
          <m:r>
            <w:rPr>
              <w:rFonts w:ascii="Cambria Math" w:hAnsi="Cambria Math"/>
              <w:sz w:val="24"/>
              <w:szCs w:val="24"/>
              <w:lang w:val="en-GB"/>
            </w:rPr>
            <m:t>*U</m:t>
          </m:r>
        </m:oMath>
      </m:oMathPara>
    </w:p>
    <w:p w14:paraId="6B551D45" w14:textId="5F6AE178" w:rsidR="003F7580" w:rsidRDefault="00E307EB" w:rsidP="001A1B8C">
      <w:pPr>
        <w:ind w:firstLine="0"/>
        <w:jc w:val="both"/>
        <w:rPr>
          <w:sz w:val="24"/>
          <w:szCs w:val="24"/>
          <w:lang w:val="en-GB"/>
        </w:rPr>
      </w:pPr>
      <w:r>
        <w:rPr>
          <w:sz w:val="24"/>
          <w:szCs w:val="24"/>
          <w:lang w:val="en-GB"/>
        </w:rPr>
        <w:lastRenderedPageBreak/>
        <w:t>T</w:t>
      </w:r>
      <w:r w:rsidR="00967A39">
        <w:rPr>
          <w:sz w:val="24"/>
          <w:szCs w:val="24"/>
          <w:lang w:val="en-GB"/>
        </w:rPr>
        <w:t>his</w:t>
      </w:r>
      <w:r>
        <w:rPr>
          <w:sz w:val="24"/>
          <w:szCs w:val="24"/>
          <w:lang w:val="en-GB"/>
        </w:rPr>
        <w:t xml:space="preserve"> way,</w:t>
      </w:r>
      <w:r w:rsidR="00967A39">
        <w:rPr>
          <w:sz w:val="24"/>
          <w:szCs w:val="24"/>
          <w:lang w:val="en-GB"/>
        </w:rPr>
        <w:t xml:space="preserve"> we </w:t>
      </w:r>
      <w:r w:rsidR="009F0AA5">
        <w:rPr>
          <w:sz w:val="24"/>
          <w:szCs w:val="24"/>
          <w:lang w:val="en-GB"/>
        </w:rPr>
        <w:t xml:space="preserve">are able to </w:t>
      </w:r>
      <w:r w:rsidR="00967A39">
        <w:rPr>
          <w:sz w:val="24"/>
          <w:szCs w:val="24"/>
          <w:lang w:val="en-GB"/>
        </w:rPr>
        <w:t xml:space="preserve">quantify individual uncertainty about the utility yielded by </w:t>
      </w:r>
      <w:r w:rsidR="009F0AA5">
        <w:rPr>
          <w:sz w:val="24"/>
          <w:szCs w:val="24"/>
          <w:lang w:val="en-GB"/>
        </w:rPr>
        <w:t>the risky option</w:t>
      </w:r>
      <w:r w:rsidR="004009C0">
        <w:rPr>
          <w:sz w:val="24"/>
          <w:szCs w:val="24"/>
          <w:lang w:val="en-GB"/>
        </w:rPr>
        <w:t xml:space="preserve"> (figure 2)</w:t>
      </w:r>
      <w:r w:rsidR="009F0AA5">
        <w:rPr>
          <w:sz w:val="24"/>
          <w:szCs w:val="24"/>
          <w:lang w:val="en-GB"/>
        </w:rPr>
        <w:t xml:space="preserve"> and can remain agnostic about potential sources of this uncertainty, we are solely interested in the </w:t>
      </w:r>
      <w:r w:rsidR="009F0AA5">
        <w:rPr>
          <w:i/>
          <w:sz w:val="24"/>
          <w:szCs w:val="24"/>
          <w:lang w:val="en-GB"/>
        </w:rPr>
        <w:t>effect of</w:t>
      </w:r>
      <w:r w:rsidR="009F0AA5">
        <w:rPr>
          <w:sz w:val="24"/>
          <w:szCs w:val="24"/>
          <w:lang w:val="en-GB"/>
        </w:rPr>
        <w:t xml:space="preserve"> these uncertainties on using social information</w:t>
      </w:r>
      <w:r w:rsidR="00F77127">
        <w:rPr>
          <w:sz w:val="24"/>
          <w:szCs w:val="24"/>
          <w:lang w:val="en-GB"/>
        </w:rPr>
        <w:t xml:space="preserve"> and how this effect changes across development</w:t>
      </w:r>
      <w:r w:rsidR="00967A39">
        <w:rPr>
          <w:sz w:val="24"/>
          <w:szCs w:val="24"/>
          <w:lang w:val="en-GB"/>
        </w:rPr>
        <w:t xml:space="preserve">. </w:t>
      </w:r>
    </w:p>
    <w:p w14:paraId="3B955DE1" w14:textId="51D020BE" w:rsidR="008112E8" w:rsidRPr="00045CFB" w:rsidRDefault="008112E8" w:rsidP="001A1B8C">
      <w:pPr>
        <w:keepNext/>
        <w:ind w:firstLine="0"/>
        <w:jc w:val="both"/>
      </w:pPr>
      <w:r>
        <w:rPr>
          <w:noProof/>
          <w:sz w:val="24"/>
          <w:szCs w:val="24"/>
          <w:lang w:val="en-GB"/>
        </w:rPr>
        <mc:AlternateContent>
          <mc:Choice Requires="wpg">
            <w:drawing>
              <wp:anchor distT="0" distB="0" distL="114300" distR="114300" simplePos="0" relativeHeight="251662336" behindDoc="0" locked="0" layoutInCell="1" allowOverlap="1" wp14:anchorId="1D8D8309" wp14:editId="2FB3741D">
                <wp:simplePos x="0" y="0"/>
                <wp:positionH relativeFrom="column">
                  <wp:posOffset>1651000</wp:posOffset>
                </wp:positionH>
                <wp:positionV relativeFrom="paragraph">
                  <wp:posOffset>1003935</wp:posOffset>
                </wp:positionV>
                <wp:extent cx="2887133" cy="457200"/>
                <wp:effectExtent l="0" t="0" r="0" b="0"/>
                <wp:wrapNone/>
                <wp:docPr id="11" name="Group 11"/>
                <wp:cNvGraphicFramePr/>
                <a:graphic xmlns:a="http://schemas.openxmlformats.org/drawingml/2006/main">
                  <a:graphicData uri="http://schemas.microsoft.com/office/word/2010/wordprocessingGroup">
                    <wpg:wgp>
                      <wpg:cNvGrpSpPr/>
                      <wpg:grpSpPr>
                        <a:xfrm>
                          <a:off x="0" y="0"/>
                          <a:ext cx="2887133" cy="457200"/>
                          <a:chOff x="0" y="0"/>
                          <a:chExt cx="2887133" cy="457200"/>
                        </a:xfrm>
                      </wpg:grpSpPr>
                      <wps:wsp>
                        <wps:cNvPr id="5" name="Multiply 5"/>
                        <wps:cNvSpPr/>
                        <wps:spPr>
                          <a:xfrm>
                            <a:off x="0" y="0"/>
                            <a:ext cx="516255" cy="457200"/>
                          </a:xfrm>
                          <a:prstGeom prst="mathMultiply">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Equal 6"/>
                        <wps:cNvSpPr/>
                        <wps:spPr>
                          <a:xfrm>
                            <a:off x="2531533" y="59267"/>
                            <a:ext cx="355600" cy="355600"/>
                          </a:xfrm>
                          <a:prstGeom prst="mathEqual">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1549D4" id="Group 11" o:spid="_x0000_s1026" style="position:absolute;margin-left:130pt;margin-top:79.05pt;width:227.35pt;height:36pt;z-index:251662336" coordsize="28871,45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">
                <v:shape id="Multiply 5" o:spid="_x0000_s1027" style="position:absolute;width:5162;height:4572;visibility:visible;mso-wrap-style:square;v-text-anchor:middle" coordsize="516255,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" path="m88345,150059l159638,69557r98490,87223l356617,69557r71293,80502l339225,228600r88685,78541l356617,387643,258128,300420r-98490,87223l88345,307141r88685,-78541l88345,150059xe" fillcolor="gray [1629]" strokecolor="black [3213]" strokeweight="1pt">
                  <v:stroke joinstyle="miter"/>
                  <v:path arrowok="t" o:connecttype="custom" o:connectlocs="88345,150059;159638,69557;258128,156780;356617,69557;427910,150059;339225,228600;427910,307141;356617,387643;258128,300420;159638,387643;88345,307141;177030,228600;88345,150059" o:connectangles="0,0,0,0,0,0,0,0,0,0,0,0,0"/>
                </v:shape>
                <v:shape id="Equal 6" o:spid="_x0000_s1028" style="position:absolute;left:25315;top:592;width:3556;height:3556;visibility:visible;mso-wrap-style:square;v-text-anchor:middle" coordsize="355600,355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" path="m47135,73254r261330,l308465,156891r-261330,l47135,73254xm47135,198709r261330,l308465,282346r-261330,l47135,198709xe" fillcolor="gray [1629]" strokecolor="black [3213]" strokeweight="1pt">
                  <v:stroke joinstyle="miter"/>
                  <v:path arrowok="t" o:connecttype="custom" o:connectlocs="47135,73254;308465,73254;308465,156891;47135,156891;47135,73254;47135,198709;308465,198709;308465,282346;47135,282346;47135,198709" o:connectangles="0,0,0,0,0,0,0,0,0,0"/>
                </v:shape>
              </v:group>
            </w:pict>
          </mc:Fallback>
        </mc:AlternateContent>
      </w:r>
      <w:r w:rsidR="006F698A">
        <w:rPr>
          <w:noProof/>
          <w:sz w:val="24"/>
          <w:szCs w:val="24"/>
          <w:lang w:val="en-GB"/>
        </w:rPr>
        <w:drawing>
          <wp:inline distT="0" distB="0" distL="0" distR="0" wp14:anchorId="4FB9922B" wp14:editId="757C6A27">
            <wp:extent cx="6400800"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lot.png"/>
                    <pic:cNvPicPr/>
                  </pic:nvPicPr>
                  <pic:blipFill>
                    <a:blip r:embed="rId15"/>
                    <a:stretch>
                      <a:fillRect/>
                    </a:stretch>
                  </pic:blipFill>
                  <pic:spPr>
                    <a:xfrm>
                      <a:off x="0" y="0"/>
                      <a:ext cx="6400800" cy="2400300"/>
                    </a:xfrm>
                    <a:prstGeom prst="rect">
                      <a:avLst/>
                    </a:prstGeom>
                  </pic:spPr>
                </pic:pic>
              </a:graphicData>
            </a:graphic>
          </wp:inline>
        </w:drawing>
      </w:r>
      <w:r w:rsidRPr="00A122A8">
        <w:rPr>
          <w:sz w:val="24"/>
          <w:szCs w:val="24"/>
        </w:rPr>
        <w:t xml:space="preserve">Figure </w:t>
      </w:r>
      <w:r w:rsidR="00986437" w:rsidRPr="00A122A8">
        <w:rPr>
          <w:sz w:val="24"/>
          <w:szCs w:val="24"/>
        </w:rPr>
        <w:fldChar w:fldCharType="begin"/>
      </w:r>
      <w:r w:rsidR="00986437" w:rsidRPr="00A122A8">
        <w:rPr>
          <w:sz w:val="24"/>
          <w:szCs w:val="24"/>
        </w:rPr>
        <w:instrText xml:space="preserve"> SEQ Figure \* ARABIC </w:instrText>
      </w:r>
      <w:r w:rsidR="00986437" w:rsidRPr="00A122A8">
        <w:rPr>
          <w:sz w:val="24"/>
          <w:szCs w:val="24"/>
        </w:rPr>
        <w:fldChar w:fldCharType="separate"/>
      </w:r>
      <w:r w:rsidR="00A122A8" w:rsidRPr="00A122A8">
        <w:rPr>
          <w:noProof/>
          <w:sz w:val="24"/>
          <w:szCs w:val="24"/>
        </w:rPr>
        <w:t>2</w:t>
      </w:r>
      <w:r w:rsidR="00986437" w:rsidRPr="00A122A8">
        <w:rPr>
          <w:noProof/>
          <w:sz w:val="24"/>
          <w:szCs w:val="24"/>
        </w:rPr>
        <w:fldChar w:fldCharType="end"/>
      </w:r>
      <w:r w:rsidRPr="00A122A8">
        <w:rPr>
          <w:sz w:val="24"/>
          <w:szCs w:val="24"/>
        </w:rPr>
        <w:t xml:space="preserve">: Uncertain utility model for one option with a value of 20 which is granted with a </w:t>
      </w:r>
      <w:r w:rsidR="00045CFB" w:rsidRPr="00A122A8">
        <w:rPr>
          <w:sz w:val="24"/>
          <w:szCs w:val="24"/>
        </w:rPr>
        <w:t>probability about which the decision maker is uncertain</w:t>
      </w:r>
      <w:r w:rsidRPr="00A122A8">
        <w:rPr>
          <w:sz w:val="24"/>
          <w:szCs w:val="24"/>
        </w:rPr>
        <w:t xml:space="preserve">. Component 1: Objective values (x axis) are transformed into a subjective utility (y-axis) using a power function, where the curvature of the utility function expresses reward sensitivity. Shown is the utility function of a risk averse individual who subjectively compresses rewards. Component 2: </w:t>
      </w:r>
      <w:r w:rsidR="00045CFB" w:rsidRPr="00A122A8">
        <w:rPr>
          <w:sz w:val="24"/>
          <w:szCs w:val="24"/>
        </w:rPr>
        <w:t>B</w:t>
      </w:r>
      <w:r w:rsidRPr="00A122A8">
        <w:rPr>
          <w:sz w:val="24"/>
          <w:szCs w:val="24"/>
        </w:rPr>
        <w:t xml:space="preserve">eta distribution which expresses the probability </w:t>
      </w:r>
      <w:r w:rsidR="00A56392">
        <w:rPr>
          <w:sz w:val="24"/>
          <w:szCs w:val="24"/>
        </w:rPr>
        <w:t>that</w:t>
      </w:r>
      <w:r w:rsidR="00045CFB" w:rsidRPr="00A122A8">
        <w:rPr>
          <w:sz w:val="24"/>
          <w:szCs w:val="24"/>
        </w:rPr>
        <w:t xml:space="preserve"> the probability that this outcome will be granted</w:t>
      </w:r>
      <w:r w:rsidR="001B4BA8">
        <w:rPr>
          <w:sz w:val="24"/>
          <w:szCs w:val="24"/>
        </w:rPr>
        <w:t xml:space="preserve"> with some uncertainty</w:t>
      </w:r>
      <w:r w:rsidR="00045CFB" w:rsidRPr="00A122A8">
        <w:rPr>
          <w:sz w:val="24"/>
          <w:szCs w:val="24"/>
        </w:rPr>
        <w:t>. Convoluting the two components results in a distribution over Utilities</w:t>
      </w:r>
      <w:r w:rsidR="001B4BA8">
        <w:rPr>
          <w:sz w:val="24"/>
          <w:szCs w:val="24"/>
        </w:rPr>
        <w:t xml:space="preserve"> that the risky option could have</w:t>
      </w:r>
      <w:r w:rsidR="00045CFB" w:rsidRPr="00A122A8">
        <w:rPr>
          <w:sz w:val="24"/>
          <w:szCs w:val="24"/>
        </w:rPr>
        <w:t>.</w:t>
      </w:r>
    </w:p>
    <w:p w14:paraId="7139A254" w14:textId="462175FB" w:rsidR="009C0977" w:rsidRDefault="004B4D1C" w:rsidP="001A1B8C">
      <w:pPr>
        <w:ind w:firstLine="0"/>
        <w:jc w:val="both"/>
        <w:rPr>
          <w:sz w:val="24"/>
          <w:szCs w:val="24"/>
          <w:lang w:val="en-GB"/>
        </w:rPr>
      </w:pPr>
      <w:r>
        <w:rPr>
          <w:sz w:val="24"/>
          <w:szCs w:val="24"/>
          <w:lang w:val="en-GB"/>
        </w:rPr>
        <w:t>Third, there is social influence</w:t>
      </w:r>
      <w:r w:rsidR="00DA5CF6">
        <w:rPr>
          <w:sz w:val="24"/>
          <w:szCs w:val="24"/>
          <w:lang w:val="en-GB"/>
        </w:rPr>
        <w:t xml:space="preserve"> where we </w:t>
      </w:r>
      <w:r w:rsidR="003F7580">
        <w:rPr>
          <w:sz w:val="24"/>
          <w:szCs w:val="24"/>
          <w:lang w:val="en-GB"/>
        </w:rPr>
        <w:t>quantify</w:t>
      </w:r>
      <w:r w:rsidR="00DA5CF6">
        <w:rPr>
          <w:sz w:val="24"/>
          <w:szCs w:val="24"/>
          <w:lang w:val="en-GB"/>
        </w:rPr>
        <w:t xml:space="preserve"> the following scenario:</w:t>
      </w:r>
      <w:r>
        <w:rPr>
          <w:sz w:val="24"/>
          <w:szCs w:val="24"/>
          <w:lang w:val="en-GB"/>
        </w:rPr>
        <w:t xml:space="preserve"> </w:t>
      </w:r>
      <w:r w:rsidRPr="00E21CB8">
        <w:rPr>
          <w:sz w:val="24"/>
          <w:szCs w:val="24"/>
          <w:lang w:val="en-GB"/>
        </w:rPr>
        <w:t xml:space="preserve">If someone observes </w:t>
      </w:r>
      <w:r>
        <w:rPr>
          <w:sz w:val="24"/>
          <w:szCs w:val="24"/>
          <w:lang w:val="en-GB"/>
        </w:rPr>
        <w:t>risky social information</w:t>
      </w:r>
      <w:r w:rsidRPr="00E21CB8">
        <w:rPr>
          <w:sz w:val="24"/>
          <w:szCs w:val="24"/>
          <w:lang w:val="en-GB"/>
        </w:rPr>
        <w:t>, this will make them believe that the risky option is more advantageous than previously thought based on individual information alone.</w:t>
      </w:r>
      <w:r>
        <w:rPr>
          <w:sz w:val="24"/>
          <w:szCs w:val="24"/>
          <w:lang w:val="en-GB"/>
        </w:rPr>
        <w:t xml:space="preserve"> If someone observes safe social information it will make </w:t>
      </w:r>
      <w:r>
        <w:rPr>
          <w:sz w:val="24"/>
          <w:szCs w:val="24"/>
          <w:lang w:val="en-GB"/>
        </w:rPr>
        <w:lastRenderedPageBreak/>
        <w:t xml:space="preserve">them believe that the risky option is less </w:t>
      </w:r>
      <w:r w:rsidRPr="00E21CB8">
        <w:rPr>
          <w:sz w:val="24"/>
          <w:szCs w:val="24"/>
          <w:lang w:val="en-GB"/>
        </w:rPr>
        <w:t>advantageous than previously thought</w:t>
      </w:r>
      <w:r>
        <w:rPr>
          <w:sz w:val="24"/>
          <w:szCs w:val="24"/>
          <w:lang w:val="en-GB"/>
        </w:rPr>
        <w:t>.</w:t>
      </w:r>
      <w:r w:rsidR="001F078B">
        <w:rPr>
          <w:sz w:val="24"/>
          <w:szCs w:val="24"/>
          <w:lang w:val="en-GB"/>
        </w:rPr>
        <w:t xml:space="preserve"> </w:t>
      </w:r>
      <w:r w:rsidR="009A1CDB">
        <w:rPr>
          <w:sz w:val="24"/>
          <w:szCs w:val="24"/>
          <w:lang w:val="en-GB"/>
        </w:rPr>
        <w:t>We model social influence as Bayesian updating.</w:t>
      </w:r>
      <w:r w:rsidR="009C0977">
        <w:rPr>
          <w:sz w:val="24"/>
          <w:szCs w:val="24"/>
          <w:lang w:val="en-GB"/>
        </w:rPr>
        <w:t xml:space="preserve"> From a Bayesian point of view, uncertainty is a mechanism of belief change</w:t>
      </w:r>
      <w:r w:rsidR="00556CBA">
        <w:rPr>
          <w:sz w:val="24"/>
          <w:szCs w:val="24"/>
          <w:lang w:val="en-GB"/>
        </w:rPr>
        <w:t>. Therefore,</w:t>
      </w:r>
      <w:r w:rsidR="009C0977">
        <w:rPr>
          <w:sz w:val="24"/>
          <w:szCs w:val="24"/>
          <w:lang w:val="en-GB"/>
        </w:rPr>
        <w:t xml:space="preserve"> individual uncertainties from the second part of the model will increase the propensity for social influence in the third </w:t>
      </w:r>
      <w:r w:rsidR="00146841">
        <w:rPr>
          <w:sz w:val="24"/>
          <w:szCs w:val="24"/>
          <w:lang w:val="en-GB"/>
        </w:rPr>
        <w:t xml:space="preserve">part </w:t>
      </w:r>
      <w:r w:rsidR="009C0977">
        <w:rPr>
          <w:sz w:val="24"/>
          <w:szCs w:val="24"/>
          <w:lang w:val="en-GB"/>
        </w:rPr>
        <w:t>of the model.</w:t>
      </w:r>
      <w:r w:rsidR="00146841">
        <w:rPr>
          <w:sz w:val="24"/>
          <w:szCs w:val="24"/>
          <w:lang w:val="en-GB"/>
        </w:rPr>
        <w:t xml:space="preserve"> The posterior utility after observing social information is proportional to</w:t>
      </w:r>
      <w:r w:rsidR="009A1CDB">
        <w:rPr>
          <w:sz w:val="24"/>
          <w:szCs w:val="24"/>
          <w:lang w:val="en-GB"/>
        </w:rPr>
        <w:t xml:space="preserve"> </w:t>
      </w:r>
      <w:r w:rsidR="00146841">
        <w:rPr>
          <w:sz w:val="24"/>
          <w:szCs w:val="24"/>
          <w:lang w:val="en-GB"/>
        </w:rPr>
        <w:t xml:space="preserve">prior </w:t>
      </w:r>
      <w:r w:rsidR="00F77127">
        <w:rPr>
          <w:sz w:val="24"/>
          <w:szCs w:val="24"/>
          <w:lang w:val="en-GB"/>
        </w:rPr>
        <w:t xml:space="preserve">beliefs </w:t>
      </w:r>
      <w:r w:rsidR="009A1CDB">
        <w:rPr>
          <w:sz w:val="24"/>
          <w:szCs w:val="24"/>
          <w:lang w:val="en-GB"/>
        </w:rPr>
        <w:t>that have been formed based on individual information alone</w:t>
      </w:r>
      <w:r w:rsidR="00F77127">
        <w:rPr>
          <w:sz w:val="24"/>
          <w:szCs w:val="24"/>
          <w:lang w:val="en-GB"/>
        </w:rPr>
        <w:t>.</w:t>
      </w:r>
      <w:r w:rsidR="009A1CDB">
        <w:rPr>
          <w:sz w:val="24"/>
          <w:szCs w:val="24"/>
          <w:lang w:val="en-GB"/>
        </w:rPr>
        <w:t xml:space="preserve"> </w:t>
      </w:r>
    </w:p>
    <w:p w14:paraId="75DB2826" w14:textId="57C4C580" w:rsidR="00E307EB" w:rsidRPr="00A611E1" w:rsidRDefault="00A611E1" w:rsidP="001A1B8C">
      <w:pPr>
        <w:ind w:firstLine="0"/>
        <w:jc w:val="both"/>
        <w:rPr>
          <w:sz w:val="24"/>
          <w:szCs w:val="24"/>
          <w:lang w:val="en-GB"/>
        </w:rPr>
      </w:pPr>
      <m:oMathPara>
        <m:oMath>
          <m:r>
            <w:rPr>
              <w:rFonts w:ascii="Cambria Math" w:hAnsi="Cambria Math"/>
              <w:sz w:val="24"/>
              <w:szCs w:val="24"/>
              <w:lang w:val="en-GB"/>
            </w:rPr>
            <m:t>EU|social∝</m:t>
          </m:r>
          <m:d>
            <m:dPr>
              <m:begChr m:val="{"/>
              <m:endChr m:val=""/>
              <m:ctrlPr>
                <w:rPr>
                  <w:rFonts w:ascii="Cambria Math" w:hAnsi="Cambria Math"/>
                  <w:i/>
                  <w:sz w:val="24"/>
                  <w:szCs w:val="24"/>
                  <w:lang w:val="en-GB"/>
                </w:rPr>
              </m:ctrlPr>
            </m:dPr>
            <m:e>
              <m:eqArr>
                <m:eqArrPr>
                  <m:ctrlPr>
                    <w:rPr>
                      <w:rFonts w:ascii="Cambria Math" w:hAnsi="Cambria Math"/>
                      <w:i/>
                      <w:sz w:val="24"/>
                      <w:szCs w:val="24"/>
                      <w:lang w:val="en-GB"/>
                    </w:rPr>
                  </m:ctrlPr>
                </m:eqArrPr>
                <m:e>
                  <m:r>
                    <w:rPr>
                      <w:rFonts w:ascii="Cambria Math" w:hAnsi="Cambria Math"/>
                      <w:lang w:val="en-GB"/>
                    </w:rPr>
                    <m:t xml:space="preserve">ψ+ *EU ,  &amp;Risky Advice </m:t>
                  </m:r>
                </m:e>
                <m:e>
                  <m:r>
                    <w:rPr>
                      <w:rFonts w:ascii="Cambria Math" w:hAnsi="Cambria Math"/>
                      <w:lang w:val="en-GB"/>
                    </w:rPr>
                    <m:t>ψ- *EU,  &amp;Safe Advice</m:t>
                  </m:r>
                </m:e>
              </m:eqArr>
            </m:e>
          </m:d>
        </m:oMath>
      </m:oMathPara>
    </w:p>
    <w:p w14:paraId="212483A8" w14:textId="025D284E" w:rsidR="00CC4680" w:rsidRDefault="00A611E1" w:rsidP="001A1B8C">
      <w:pPr>
        <w:ind w:firstLine="0"/>
        <w:jc w:val="both"/>
        <w:rPr>
          <w:sz w:val="24"/>
          <w:szCs w:val="24"/>
          <w:lang w:val="en-GB"/>
        </w:rPr>
      </w:pPr>
      <w:r>
        <w:rPr>
          <w:sz w:val="24"/>
          <w:szCs w:val="24"/>
          <w:lang w:val="en-GB"/>
        </w:rPr>
        <w:t xml:space="preserve">Differences in social information use are modelled with the parameter </w:t>
      </w:r>
      <m:oMath>
        <m:r>
          <w:rPr>
            <w:rFonts w:ascii="Cambria Math" w:hAnsi="Cambria Math"/>
            <w:sz w:val="24"/>
            <w:szCs w:val="24"/>
            <w:lang w:val="en-GB"/>
          </w:rPr>
          <m:t>ψ</m:t>
        </m:r>
      </m:oMath>
      <w:r>
        <w:rPr>
          <w:sz w:val="24"/>
          <w:szCs w:val="24"/>
          <w:lang w:val="en-GB"/>
        </w:rPr>
        <w:t xml:space="preserve">. </w:t>
      </w:r>
      <w:r w:rsidR="00146841">
        <w:rPr>
          <w:sz w:val="24"/>
          <w:szCs w:val="24"/>
          <w:lang w:val="en-GB"/>
        </w:rPr>
        <w:t>In our formulation, t</w:t>
      </w:r>
      <w:r>
        <w:rPr>
          <w:sz w:val="24"/>
          <w:szCs w:val="24"/>
          <w:lang w:val="en-GB"/>
        </w:rPr>
        <w:t xml:space="preserve">his parameter can take different values depending </w:t>
      </w:r>
      <w:r w:rsidR="00556CBA">
        <w:rPr>
          <w:sz w:val="24"/>
          <w:szCs w:val="24"/>
          <w:lang w:val="en-GB"/>
        </w:rPr>
        <w:t xml:space="preserve">on </w:t>
      </w:r>
      <w:r>
        <w:rPr>
          <w:sz w:val="24"/>
          <w:szCs w:val="24"/>
          <w:lang w:val="en-GB"/>
        </w:rPr>
        <w:t>whether social information is presented und</w:t>
      </w:r>
      <w:r w:rsidR="00556CBA">
        <w:rPr>
          <w:sz w:val="24"/>
          <w:szCs w:val="24"/>
          <w:lang w:val="en-GB"/>
        </w:rPr>
        <w:t>er</w:t>
      </w:r>
      <w:r>
        <w:rPr>
          <w:sz w:val="24"/>
          <w:szCs w:val="24"/>
          <w:lang w:val="en-GB"/>
        </w:rPr>
        <w:t xml:space="preserve"> risk or uncertainty </w:t>
      </w:r>
      <w:r w:rsidR="00146841">
        <w:rPr>
          <w:sz w:val="24"/>
          <w:szCs w:val="24"/>
          <w:lang w:val="en-GB"/>
        </w:rPr>
        <w:t>and</w:t>
      </w:r>
      <w:r>
        <w:rPr>
          <w:sz w:val="24"/>
          <w:szCs w:val="24"/>
          <w:lang w:val="en-GB"/>
        </w:rPr>
        <w:t xml:space="preserve"> whether it advocates safe or risky choices</w:t>
      </w:r>
      <w:r w:rsidR="00146841">
        <w:rPr>
          <w:sz w:val="24"/>
          <w:szCs w:val="24"/>
          <w:lang w:val="en-GB"/>
        </w:rPr>
        <w:t>.</w:t>
      </w:r>
      <w:r>
        <w:rPr>
          <w:sz w:val="24"/>
          <w:szCs w:val="24"/>
          <w:lang w:val="en-GB"/>
        </w:rPr>
        <w:t xml:space="preserve"> EU corresponds to the result of Eq2.</w:t>
      </w:r>
      <w:r w:rsidR="00556CBA">
        <w:rPr>
          <w:sz w:val="24"/>
          <w:szCs w:val="24"/>
          <w:lang w:val="en-GB"/>
        </w:rPr>
        <w:t xml:space="preserve"> </w:t>
      </w:r>
      <w:r w:rsidR="00CC4680">
        <w:rPr>
          <w:sz w:val="24"/>
          <w:szCs w:val="24"/>
          <w:lang w:val="en-GB"/>
        </w:rPr>
        <w:t>The probability to choose risk</w:t>
      </w:r>
      <w:r w:rsidR="00556CBA">
        <w:rPr>
          <w:sz w:val="24"/>
          <w:szCs w:val="24"/>
          <w:lang w:val="en-GB"/>
        </w:rPr>
        <w:t xml:space="preserve">, </w:t>
      </w:r>
      <m:oMath>
        <m:r>
          <w:rPr>
            <w:rFonts w:ascii="Cambria Math" w:hAnsi="Cambria Math"/>
            <w:sz w:val="24"/>
            <w:szCs w:val="24"/>
            <w:lang w:val="en-GB"/>
          </w:rPr>
          <m:t>π</m:t>
        </m:r>
      </m:oMath>
      <w:r w:rsidR="00556CBA">
        <w:rPr>
          <w:sz w:val="24"/>
          <w:szCs w:val="24"/>
          <w:lang w:val="en-GB"/>
        </w:rPr>
        <w:t>,</w:t>
      </w:r>
      <w:r w:rsidR="00CC4680">
        <w:rPr>
          <w:sz w:val="24"/>
          <w:szCs w:val="24"/>
          <w:lang w:val="en-GB"/>
        </w:rPr>
        <w:t xml:space="preserve"> is then</w:t>
      </w:r>
      <w:r w:rsidR="009C0977">
        <w:rPr>
          <w:sz w:val="24"/>
          <w:szCs w:val="24"/>
          <w:lang w:val="en-GB"/>
        </w:rPr>
        <w:t xml:space="preserve"> obtained</w:t>
      </w:r>
      <w:r w:rsidR="00CC4680">
        <w:rPr>
          <w:sz w:val="24"/>
          <w:szCs w:val="24"/>
          <w:lang w:val="en-GB"/>
        </w:rPr>
        <w:t xml:space="preserve"> </w:t>
      </w:r>
      <w:r w:rsidR="009C0977">
        <w:rPr>
          <w:sz w:val="24"/>
          <w:szCs w:val="24"/>
          <w:lang w:val="en-GB"/>
        </w:rPr>
        <w:t xml:space="preserve">by integrating over the posterior </w:t>
      </w:r>
      <w:r w:rsidR="00E307EB">
        <w:rPr>
          <w:sz w:val="24"/>
          <w:szCs w:val="24"/>
          <w:lang w:val="en-GB"/>
        </w:rPr>
        <w:t>u</w:t>
      </w:r>
      <w:r w:rsidR="009C0977">
        <w:rPr>
          <w:sz w:val="24"/>
          <w:szCs w:val="24"/>
          <w:lang w:val="en-GB"/>
        </w:rPr>
        <w:t>tility distribution</w:t>
      </w:r>
      <w:r w:rsidR="00A122A8">
        <w:rPr>
          <w:sz w:val="24"/>
          <w:szCs w:val="24"/>
          <w:lang w:val="en-GB"/>
        </w:rPr>
        <w:t>, given social information,</w:t>
      </w:r>
      <w:r w:rsidR="00E307EB">
        <w:rPr>
          <w:sz w:val="24"/>
          <w:szCs w:val="24"/>
          <w:lang w:val="en-GB"/>
        </w:rPr>
        <w:t xml:space="preserve"> between the utility offered by the safe option and infinity</w:t>
      </w:r>
      <w:r w:rsidR="00556CBA">
        <w:rPr>
          <w:sz w:val="24"/>
          <w:szCs w:val="24"/>
          <w:lang w:val="en-GB"/>
        </w:rPr>
        <w:t>:</w:t>
      </w:r>
    </w:p>
    <w:p w14:paraId="217CD49E" w14:textId="7F3BA6FB" w:rsidR="00556CBA" w:rsidRPr="00045CFB" w:rsidRDefault="00556CBA" w:rsidP="001A1B8C">
      <w:pPr>
        <w:ind w:firstLine="0"/>
        <w:jc w:val="both"/>
        <w:rPr>
          <w:sz w:val="24"/>
          <w:szCs w:val="24"/>
          <w:lang w:val="en-GB"/>
        </w:rPr>
      </w:pPr>
      <m:oMathPara>
        <m:oMath>
          <m:r>
            <w:rPr>
              <w:rFonts w:ascii="Cambria Math" w:hAnsi="Cambria Math"/>
              <w:sz w:val="24"/>
              <w:szCs w:val="24"/>
              <w:lang w:val="en-GB"/>
            </w:rPr>
            <m:t>π=</m:t>
          </m:r>
          <m:nary>
            <m:naryPr>
              <m:limLoc m:val="subSup"/>
              <m:ctrlPr>
                <w:rPr>
                  <w:rFonts w:ascii="Cambria Math" w:hAnsi="Cambria Math"/>
                  <w:i/>
                  <w:sz w:val="24"/>
                  <w:szCs w:val="24"/>
                  <w:lang w:val="en-GB"/>
                </w:rPr>
              </m:ctrlPr>
            </m:naryPr>
            <m:sub>
              <m:sSub>
                <m:sSubPr>
                  <m:ctrlPr>
                    <w:rPr>
                      <w:rFonts w:ascii="Cambria Math" w:hAnsi="Cambria Math"/>
                      <w:i/>
                      <w:sz w:val="24"/>
                      <w:szCs w:val="24"/>
                      <w:lang w:val="en-GB"/>
                    </w:rPr>
                  </m:ctrlPr>
                </m:sSubPr>
                <m:e>
                  <m:r>
                    <w:rPr>
                      <w:rFonts w:ascii="Cambria Math" w:hAnsi="Cambria Math"/>
                      <w:sz w:val="24"/>
                      <w:szCs w:val="24"/>
                      <w:lang w:val="en-GB"/>
                    </w:rPr>
                    <m:t>U</m:t>
                  </m:r>
                </m:e>
                <m:sub>
                  <m:r>
                    <w:rPr>
                      <w:rFonts w:ascii="Cambria Math" w:hAnsi="Cambria Math"/>
                      <w:sz w:val="24"/>
                      <w:szCs w:val="24"/>
                      <w:lang w:val="en-GB"/>
                    </w:rPr>
                    <m:t>safe</m:t>
                  </m:r>
                </m:sub>
              </m:sSub>
            </m:sub>
            <m:sup>
              <m:r>
                <w:rPr>
                  <w:rFonts w:ascii="Cambria Math" w:hAnsi="Cambria Math"/>
                  <w:sz w:val="24"/>
                  <w:szCs w:val="24"/>
                  <w:lang w:val="en-GB"/>
                </w:rPr>
                <m:t>∞</m:t>
              </m:r>
            </m:sup>
            <m:e>
              <m:r>
                <w:rPr>
                  <w:rFonts w:ascii="Cambria Math" w:hAnsi="Cambria Math"/>
                  <w:sz w:val="24"/>
                  <w:szCs w:val="24"/>
                  <w:lang w:val="en-GB"/>
                </w:rPr>
                <m:t>EU|social dx</m:t>
              </m:r>
            </m:e>
          </m:nary>
        </m:oMath>
      </m:oMathPara>
    </w:p>
    <w:p w14:paraId="3AD342AA" w14:textId="77777777" w:rsidR="00366DC8" w:rsidRPr="00E21CB8" w:rsidRDefault="00366DC8" w:rsidP="001A1B8C">
      <w:pPr>
        <w:jc w:val="both"/>
        <w:rPr>
          <w:sz w:val="24"/>
          <w:szCs w:val="24"/>
        </w:rPr>
      </w:pPr>
      <w:r w:rsidRPr="00E21CB8">
        <w:rPr>
          <w:noProof/>
          <w:sz w:val="24"/>
          <w:szCs w:val="24"/>
          <w:lang w:val="en-GB"/>
        </w:rPr>
        <w:drawing>
          <wp:inline distT="0" distB="0" distL="0" distR="0" wp14:anchorId="05D24972" wp14:editId="406A4BF2">
            <wp:extent cx="6172515" cy="26453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Plot.png"/>
                    <pic:cNvPicPr/>
                  </pic:nvPicPr>
                  <pic:blipFill>
                    <a:blip r:embed="rId16"/>
                    <a:stretch>
                      <a:fillRect/>
                    </a:stretch>
                  </pic:blipFill>
                  <pic:spPr bwMode="auto">
                    <a:xfrm>
                      <a:off x="0" y="0"/>
                      <a:ext cx="6172515" cy="2645363"/>
                    </a:xfrm>
                    <a:prstGeom prst="rect">
                      <a:avLst/>
                    </a:prstGeom>
                    <a:ln>
                      <a:noFill/>
                    </a:ln>
                    <a:extLst>
                      <a:ext uri="{53640926-AAD7-44D8-BBD7-CCE9431645EC}">
                        <a14:shadowObscured xmlns:a14="http://schemas.microsoft.com/office/drawing/2010/main"/>
                      </a:ext>
                    </a:extLst>
                  </pic:spPr>
                </pic:pic>
              </a:graphicData>
            </a:graphic>
          </wp:inline>
        </w:drawing>
      </w:r>
      <w:commentRangeStart w:id="15"/>
      <w:commentRangeEnd w:id="15"/>
      <w:r>
        <w:rPr>
          <w:rStyle w:val="CommentReference"/>
          <w:rFonts w:eastAsiaTheme="minorHAnsi"/>
        </w:rPr>
        <w:commentReference w:id="15"/>
      </w:r>
    </w:p>
    <w:p w14:paraId="55B14894" w14:textId="5C52E1C1" w:rsidR="00366DC8" w:rsidRPr="00A122A8" w:rsidRDefault="00366DC8" w:rsidP="001A1B8C">
      <w:pPr>
        <w:ind w:firstLine="0"/>
        <w:jc w:val="both"/>
        <w:rPr>
          <w:bCs/>
          <w:sz w:val="24"/>
          <w:szCs w:val="24"/>
          <w:lang w:val="en-GB"/>
        </w:rPr>
      </w:pPr>
      <w:r w:rsidRPr="00A122A8">
        <w:rPr>
          <w:bCs/>
          <w:sz w:val="24"/>
          <w:szCs w:val="24"/>
        </w:rPr>
        <w:lastRenderedPageBreak/>
        <w:t xml:space="preserve">Figure </w:t>
      </w:r>
      <w:r w:rsidRPr="00A122A8">
        <w:rPr>
          <w:bCs/>
          <w:sz w:val="24"/>
          <w:szCs w:val="24"/>
        </w:rPr>
        <w:fldChar w:fldCharType="begin"/>
      </w:r>
      <w:r w:rsidRPr="00A122A8">
        <w:rPr>
          <w:bCs/>
          <w:sz w:val="24"/>
          <w:szCs w:val="24"/>
        </w:rPr>
        <w:instrText xml:space="preserve"> SEQ Figure \* ARABIC </w:instrText>
      </w:r>
      <w:r w:rsidRPr="00A122A8">
        <w:rPr>
          <w:bCs/>
          <w:sz w:val="24"/>
          <w:szCs w:val="24"/>
        </w:rPr>
        <w:fldChar w:fldCharType="separate"/>
      </w:r>
      <w:r w:rsidR="00A122A8" w:rsidRPr="00A122A8">
        <w:rPr>
          <w:bCs/>
          <w:noProof/>
          <w:sz w:val="24"/>
          <w:szCs w:val="24"/>
        </w:rPr>
        <w:t>3</w:t>
      </w:r>
      <w:r w:rsidRPr="00A122A8">
        <w:rPr>
          <w:sz w:val="24"/>
          <w:szCs w:val="24"/>
          <w:lang w:val="en-GB"/>
        </w:rPr>
        <w:fldChar w:fldCharType="end"/>
      </w:r>
      <w:r w:rsidRPr="00A122A8">
        <w:rPr>
          <w:bCs/>
          <w:sz w:val="24"/>
          <w:szCs w:val="24"/>
        </w:rPr>
        <w:t xml:space="preserve">: Social Utility Model. The probability to choose the safe option with a utility of 5 on a given trial is determined by the integral from 0 to the utility of the safe choice option (vertical black line). Social information skews the distribution which results either in a riskier (A) or safer (C) decision policy as compared to a choice problem which is subject the same underlying utilities and probabilities, but does not feature any social information (B). </w:t>
      </w:r>
    </w:p>
    <w:p w14:paraId="0D3A2C63" w14:textId="77777777" w:rsidR="00366DC8" w:rsidRPr="00E21CB8" w:rsidRDefault="00366DC8" w:rsidP="001A1B8C">
      <w:pPr>
        <w:ind w:firstLine="0"/>
        <w:jc w:val="both"/>
        <w:rPr>
          <w:sz w:val="24"/>
          <w:szCs w:val="24"/>
          <w:lang w:val="en-GB"/>
        </w:rPr>
      </w:pPr>
      <w:r w:rsidRPr="00E21CB8">
        <w:rPr>
          <w:sz w:val="24"/>
          <w:szCs w:val="24"/>
          <w:lang w:val="en-GB"/>
        </w:rPr>
        <w:t xml:space="preserve">Finally, a risky choice in a given trial is treated as a Bernoulli distributed random variable: </w:t>
      </w:r>
    </w:p>
    <w:p w14:paraId="0BC5848C" w14:textId="6BE6C6CF" w:rsidR="00366DC8" w:rsidRPr="00E21CB8" w:rsidRDefault="00366DC8" w:rsidP="001D046F">
      <w:pPr>
        <w:jc w:val="center"/>
        <w:rPr>
          <w:sz w:val="24"/>
          <w:szCs w:val="24"/>
          <w:lang w:val="en-GB"/>
        </w:rPr>
      </w:pPr>
      <m:oMath>
        <m:r>
          <w:rPr>
            <w:rFonts w:ascii="Cambria Math" w:hAnsi="Cambria Math"/>
            <w:sz w:val="24"/>
            <w:szCs w:val="24"/>
            <w:lang w:val="en-GB"/>
          </w:rPr>
          <m:t>Choose_Risk~Bernoulli(π)</m:t>
        </m:r>
      </m:oMath>
      <w:r w:rsidRPr="00E21CB8">
        <w:rPr>
          <w:sz w:val="24"/>
          <w:szCs w:val="24"/>
          <w:lang w:val="en-GB"/>
        </w:rPr>
        <w:t>.</w:t>
      </w:r>
    </w:p>
    <w:p w14:paraId="1AB9351A" w14:textId="77777777" w:rsidR="00191592" w:rsidRDefault="00366DC8" w:rsidP="001A1B8C">
      <w:pPr>
        <w:ind w:firstLine="0"/>
        <w:jc w:val="both"/>
        <w:rPr>
          <w:iCs/>
          <w:sz w:val="24"/>
          <w:szCs w:val="24"/>
          <w:lang w:val="en-GB"/>
        </w:rPr>
      </w:pPr>
      <w:r w:rsidRPr="00E21CB8">
        <w:rPr>
          <w:iCs/>
          <w:sz w:val="24"/>
          <w:szCs w:val="24"/>
          <w:lang w:val="en-GB"/>
        </w:rPr>
        <w:t>The elegance of this model is that it we integrate three mechanisms which are known to develop through adolescence, namely: reward sensitivity, processing of uncertainty and social influence into one single cognitive model.</w:t>
      </w:r>
      <w:r>
        <w:rPr>
          <w:iCs/>
          <w:sz w:val="24"/>
          <w:szCs w:val="24"/>
          <w:lang w:val="en-GB"/>
        </w:rPr>
        <w:t xml:space="preserve"> </w:t>
      </w:r>
    </w:p>
    <w:p w14:paraId="337A9347" w14:textId="54A6B6A2" w:rsidR="00366DC8" w:rsidRDefault="00366DC8" w:rsidP="001A1B8C">
      <w:pPr>
        <w:ind w:firstLine="0"/>
        <w:jc w:val="both"/>
        <w:rPr>
          <w:sz w:val="24"/>
          <w:szCs w:val="24"/>
          <w:lang w:val="en-GB"/>
        </w:rPr>
      </w:pPr>
      <w:r>
        <w:rPr>
          <w:sz w:val="24"/>
          <w:szCs w:val="24"/>
          <w:lang w:val="en-GB"/>
        </w:rPr>
        <w:t>Additionally, this modelling approach enables us to formalize alternative assumptions about the nature of social influence during adolescence. In accordance with the framework presented in Ciranka &amp; van den Bos, (2019) we therefore implemented two alternative models. In the model presented above, we assume that individuals use social information differentially and rely on both, risky and safe advice in order to inform their decision. However, alternative views of social influence during adolescent exist. One of which is that a social context makes adolescents more sensitive towards rewards. We formalize this view by invoking a strictly positive, free parameter on the “reward sensitivity” part of each subjects’ utility function, that occurs when social information is present:</w:t>
      </w:r>
    </w:p>
    <w:p w14:paraId="0070C8EA" w14:textId="2E082201" w:rsidR="00366DC8" w:rsidRPr="00E21CB8" w:rsidRDefault="008D2960" w:rsidP="001D046F">
      <w:pPr>
        <w:jc w:val="center"/>
        <w:rPr>
          <w:sz w:val="24"/>
          <w:szCs w:val="24"/>
        </w:rPr>
        <w:sectPr w:rsidR="00366DC8" w:rsidRPr="00E21CB8" w:rsidSect="00AC2387">
          <w:type w:val="continuous"/>
          <w:pgSz w:w="12240" w:h="15840" w:code="1"/>
          <w:pgMar w:top="1440" w:right="1080" w:bottom="1080" w:left="1080" w:header="720" w:footer="720" w:gutter="0"/>
          <w:cols w:space="360"/>
        </w:sectPr>
      </w:p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Social</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λ*ψ</m:t>
            </m:r>
          </m:sup>
        </m:sSup>
      </m:oMath>
      <w:r w:rsidR="00366DC8">
        <w:rPr>
          <w:sz w:val="24"/>
          <w:szCs w:val="24"/>
        </w:rPr>
        <w:t>.</w:t>
      </w:r>
    </w:p>
    <w:p w14:paraId="01D85C61" w14:textId="77777777" w:rsidR="00366DC8" w:rsidRDefault="00366DC8" w:rsidP="001A1B8C">
      <w:pPr>
        <w:ind w:firstLine="0"/>
        <w:jc w:val="both"/>
        <w:rPr>
          <w:sz w:val="24"/>
          <w:szCs w:val="24"/>
          <w:lang w:val="en-GB"/>
        </w:rPr>
      </w:pPr>
      <w:r>
        <w:rPr>
          <w:sz w:val="24"/>
          <w:szCs w:val="24"/>
          <w:lang w:val="en-GB"/>
        </w:rPr>
        <w:lastRenderedPageBreak/>
        <w:t>Increased distraction has also been discussed as a mechanism determining adolescent decision making under uncertainty. Therefore, we introduce another model which augments the probability to choose risk with a “trembling hand” error term that relates to the probability of guessing in a social context</w:t>
      </w:r>
    </w:p>
    <w:p w14:paraId="645C9E86" w14:textId="311D56E6" w:rsidR="00366DC8" w:rsidRDefault="008D2960" w:rsidP="001D046F">
      <w:pPr>
        <w:jc w:val="center"/>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choose_risk_social</m:t>
            </m:r>
          </m:sub>
        </m:sSub>
        <m:r>
          <w:rPr>
            <w:rFonts w:ascii="Cambria Math" w:hAnsi="Cambria Math"/>
            <w:sz w:val="24"/>
            <w:szCs w:val="24"/>
            <w:lang w:val="en-GB"/>
          </w:rPr>
          <m:t>~Bernoulli</m:t>
        </m:r>
        <m:d>
          <m:dPr>
            <m:ctrlPr>
              <w:rPr>
                <w:rFonts w:ascii="Cambria Math" w:hAnsi="Cambria Math"/>
                <w:i/>
                <w:sz w:val="24"/>
                <w:szCs w:val="24"/>
                <w:lang w:val="en-GB"/>
              </w:rPr>
            </m:ctrlPr>
          </m:dPr>
          <m:e>
            <m:r>
              <w:rPr>
                <w:rFonts w:ascii="Cambria Math" w:hAnsi="Cambria Math"/>
                <w:sz w:val="24"/>
                <w:szCs w:val="24"/>
                <w:lang w:val="en-GB"/>
              </w:rPr>
              <m:t>(1-ψ)*π+</m:t>
            </m:r>
            <m:f>
              <m:fPr>
                <m:ctrlPr>
                  <w:rPr>
                    <w:rFonts w:ascii="Cambria Math" w:hAnsi="Cambria Math"/>
                    <w:i/>
                    <w:sz w:val="24"/>
                    <w:szCs w:val="24"/>
                    <w:lang w:val="en-GB"/>
                  </w:rPr>
                </m:ctrlPr>
              </m:fPr>
              <m:num>
                <m:r>
                  <w:rPr>
                    <w:rFonts w:ascii="Cambria Math" w:hAnsi="Cambria Math"/>
                    <w:sz w:val="24"/>
                    <w:szCs w:val="24"/>
                    <w:lang w:val="en-GB"/>
                  </w:rPr>
                  <m:t>ψ</m:t>
                </m:r>
              </m:num>
              <m:den>
                <m:r>
                  <w:rPr>
                    <w:rFonts w:ascii="Cambria Math" w:hAnsi="Cambria Math"/>
                    <w:sz w:val="24"/>
                    <w:szCs w:val="24"/>
                    <w:lang w:val="en-GB"/>
                  </w:rPr>
                  <m:t>2</m:t>
                </m:r>
              </m:den>
            </m:f>
          </m:e>
        </m:d>
      </m:oMath>
      <w:r w:rsidR="00366DC8" w:rsidRPr="00E21CB8">
        <w:rPr>
          <w:sz w:val="24"/>
          <w:szCs w:val="24"/>
          <w:lang w:val="en-GB"/>
        </w:rPr>
        <w:t>.</w:t>
      </w:r>
    </w:p>
    <w:p w14:paraId="16A80512" w14:textId="38C17AB2" w:rsidR="0049657E" w:rsidRDefault="00366DC8" w:rsidP="001A1B8C">
      <w:pPr>
        <w:ind w:firstLine="0"/>
        <w:jc w:val="both"/>
        <w:rPr>
          <w:iCs/>
          <w:sz w:val="24"/>
          <w:szCs w:val="24"/>
          <w:lang w:val="en-GB"/>
        </w:rPr>
      </w:pPr>
      <w:r>
        <w:rPr>
          <w:sz w:val="24"/>
          <w:szCs w:val="24"/>
          <w:lang w:val="en-GB"/>
        </w:rPr>
        <w:t>After fitting all of these models to the same data, we can perform approximate a leave one out cross validation, to judge which model has the best predictive accuracy for our subjects’ behaviour. We judge the expected predictive accuracy of the models by consulting the expected log posterior predictive density (</w:t>
      </w:r>
      <w:proofErr w:type="spellStart"/>
      <w:r>
        <w:rPr>
          <w:sz w:val="24"/>
          <w:szCs w:val="24"/>
          <w:lang w:val="en-GB"/>
        </w:rPr>
        <w:t>elpd</w:t>
      </w:r>
      <w:proofErr w:type="spellEnd"/>
      <w:r>
        <w:rPr>
          <w:sz w:val="24"/>
          <w:szCs w:val="24"/>
          <w:lang w:val="en-GB"/>
        </w:rPr>
        <w:t xml:space="preserve">), where the larger values speak for a more appropriate model. Note, that we deviate from our preregistration, where we registered a model comparison based on DIC. We chose to do so because </w:t>
      </w:r>
      <w:proofErr w:type="spellStart"/>
      <w:r>
        <w:rPr>
          <w:sz w:val="24"/>
          <w:szCs w:val="24"/>
          <w:lang w:val="en-GB"/>
        </w:rPr>
        <w:t>elpd</w:t>
      </w:r>
      <w:proofErr w:type="spellEnd"/>
      <w:r>
        <w:rPr>
          <w:sz w:val="24"/>
          <w:szCs w:val="24"/>
          <w:lang w:val="en-GB"/>
        </w:rPr>
        <w:t xml:space="preserve"> has been put forth as the more accurate metric. However, DIC yields </w:t>
      </w:r>
      <w:r w:rsidR="00BF6AC7">
        <w:rPr>
          <w:sz w:val="24"/>
          <w:szCs w:val="24"/>
          <w:lang w:val="en-GB"/>
        </w:rPr>
        <w:t>similar</w:t>
      </w:r>
      <w:r>
        <w:rPr>
          <w:sz w:val="24"/>
          <w:szCs w:val="24"/>
          <w:lang w:val="en-GB"/>
        </w:rPr>
        <w:t xml:space="preserve"> results and can be found in the supplement.</w:t>
      </w:r>
      <w:r w:rsidRPr="00E21CB8">
        <w:rPr>
          <w:iCs/>
          <w:sz w:val="24"/>
          <w:szCs w:val="24"/>
          <w:lang w:val="en-GB"/>
        </w:rPr>
        <w:t xml:space="preserve"> </w:t>
      </w:r>
    </w:p>
    <w:p w14:paraId="6AFE039C" w14:textId="59597CEF" w:rsidR="00366DC8" w:rsidRPr="00E21CB8" w:rsidRDefault="00366DC8" w:rsidP="001A1B8C">
      <w:pPr>
        <w:ind w:firstLine="0"/>
        <w:jc w:val="both"/>
        <w:rPr>
          <w:sz w:val="24"/>
          <w:szCs w:val="24"/>
          <w:lang w:val="en-GB"/>
        </w:rPr>
      </w:pPr>
      <w:r w:rsidRPr="00E21CB8">
        <w:rPr>
          <w:sz w:val="24"/>
          <w:szCs w:val="24"/>
          <w:lang w:val="en-GB"/>
        </w:rPr>
        <w:t>While the model</w:t>
      </w:r>
      <w:r>
        <w:rPr>
          <w:sz w:val="24"/>
          <w:szCs w:val="24"/>
          <w:lang w:val="en-GB"/>
        </w:rPr>
        <w:t>s</w:t>
      </w:r>
      <w:r w:rsidRPr="00E21CB8">
        <w:rPr>
          <w:sz w:val="24"/>
          <w:szCs w:val="24"/>
          <w:lang w:val="en-GB"/>
        </w:rPr>
        <w:t xml:space="preserve"> </w:t>
      </w:r>
      <w:r>
        <w:rPr>
          <w:sz w:val="24"/>
          <w:szCs w:val="24"/>
          <w:lang w:val="en-GB"/>
        </w:rPr>
        <w:t>themselves</w:t>
      </w:r>
      <w:r w:rsidRPr="00E21CB8">
        <w:rPr>
          <w:sz w:val="24"/>
          <w:szCs w:val="24"/>
          <w:lang w:val="en-GB"/>
        </w:rPr>
        <w:t xml:space="preserve"> constitute Bayesian model</w:t>
      </w:r>
      <w:r>
        <w:rPr>
          <w:sz w:val="24"/>
          <w:szCs w:val="24"/>
          <w:lang w:val="en-GB"/>
        </w:rPr>
        <w:t>s</w:t>
      </w:r>
      <w:r w:rsidRPr="00E21CB8">
        <w:rPr>
          <w:sz w:val="24"/>
          <w:szCs w:val="24"/>
          <w:lang w:val="en-GB"/>
        </w:rPr>
        <w:t xml:space="preserve"> of cognition, we also formulated the model</w:t>
      </w:r>
      <w:r>
        <w:rPr>
          <w:sz w:val="24"/>
          <w:szCs w:val="24"/>
          <w:lang w:val="en-GB"/>
        </w:rPr>
        <w:t>s</w:t>
      </w:r>
      <w:r w:rsidRPr="00E21CB8">
        <w:rPr>
          <w:sz w:val="24"/>
          <w:szCs w:val="24"/>
          <w:lang w:val="en-GB"/>
        </w:rPr>
        <w:t xml:space="preserve"> in a hierarchical Bayesian way</w:t>
      </w:r>
      <w:r>
        <w:rPr>
          <w:sz w:val="24"/>
          <w:szCs w:val="24"/>
          <w:lang w:val="en-GB"/>
        </w:rPr>
        <w:t xml:space="preserve"> (graphical model structure in the supplement)</w:t>
      </w:r>
      <w:r w:rsidRPr="00E21CB8">
        <w:rPr>
          <w:sz w:val="24"/>
          <w:szCs w:val="24"/>
          <w:lang w:val="en-GB"/>
        </w:rPr>
        <w:t>. In the developmental context of this article this was especially advantageous because this procedure allow</w:t>
      </w:r>
      <w:r>
        <w:rPr>
          <w:sz w:val="24"/>
          <w:szCs w:val="24"/>
          <w:lang w:val="en-GB"/>
        </w:rPr>
        <w:t>ed</w:t>
      </w:r>
      <w:r w:rsidRPr="00E21CB8">
        <w:rPr>
          <w:sz w:val="24"/>
          <w:szCs w:val="24"/>
          <w:lang w:val="en-GB"/>
        </w:rPr>
        <w:t xml:space="preserve"> us to estimate different hyper distributions for different age groups. </w:t>
      </w:r>
      <w:r w:rsidR="00FC4B2E">
        <w:rPr>
          <w:sz w:val="24"/>
          <w:szCs w:val="24"/>
          <w:lang w:val="en-GB"/>
        </w:rPr>
        <w:t>Age groups were specified as: pre</w:t>
      </w:r>
      <w:r w:rsidR="00413DF2">
        <w:rPr>
          <w:sz w:val="24"/>
          <w:szCs w:val="24"/>
          <w:lang w:val="en-GB"/>
        </w:rPr>
        <w:t>-</w:t>
      </w:r>
      <w:r w:rsidR="00FC4B2E">
        <w:rPr>
          <w:sz w:val="24"/>
          <w:szCs w:val="24"/>
          <w:lang w:val="en-GB"/>
        </w:rPr>
        <w:t>adolescence (</w:t>
      </w:r>
      <w:r w:rsidR="00191592">
        <w:rPr>
          <w:sz w:val="24"/>
          <w:szCs w:val="24"/>
          <w:lang w:val="en-GB"/>
        </w:rPr>
        <w:t xml:space="preserve">age: </w:t>
      </w:r>
      <w:r w:rsidR="00FC4B2E">
        <w:rPr>
          <w:sz w:val="24"/>
          <w:szCs w:val="24"/>
          <w:lang w:val="en-GB"/>
        </w:rPr>
        <w:t>10-12), early adolescence (</w:t>
      </w:r>
      <w:r w:rsidR="00191592">
        <w:rPr>
          <w:sz w:val="24"/>
          <w:szCs w:val="24"/>
          <w:lang w:val="en-GB"/>
        </w:rPr>
        <w:t xml:space="preserve">age: </w:t>
      </w:r>
      <w:r w:rsidR="00FC4B2E">
        <w:rPr>
          <w:sz w:val="24"/>
          <w:szCs w:val="24"/>
          <w:lang w:val="en-GB"/>
        </w:rPr>
        <w:t>13-15), mid adolescence (</w:t>
      </w:r>
      <w:r w:rsidR="00191592">
        <w:rPr>
          <w:sz w:val="24"/>
          <w:szCs w:val="24"/>
          <w:lang w:val="en-GB"/>
        </w:rPr>
        <w:t xml:space="preserve">age: </w:t>
      </w:r>
      <w:r w:rsidR="00FC4B2E">
        <w:rPr>
          <w:sz w:val="24"/>
          <w:szCs w:val="24"/>
          <w:lang w:val="en-GB"/>
        </w:rPr>
        <w:t>16-19), late adolescence, (</w:t>
      </w:r>
      <w:r w:rsidR="00191592">
        <w:rPr>
          <w:sz w:val="24"/>
          <w:szCs w:val="24"/>
          <w:lang w:val="en-GB"/>
        </w:rPr>
        <w:t xml:space="preserve">age: </w:t>
      </w:r>
      <w:r w:rsidR="00FC4B2E">
        <w:rPr>
          <w:sz w:val="24"/>
          <w:szCs w:val="24"/>
          <w:lang w:val="en-GB"/>
        </w:rPr>
        <w:t xml:space="preserve">20 – 23) and post adolescence </w:t>
      </w:r>
      <w:r w:rsidR="00191592">
        <w:rPr>
          <w:sz w:val="24"/>
          <w:szCs w:val="24"/>
          <w:lang w:val="en-GB"/>
        </w:rPr>
        <w:t xml:space="preserve">(age: </w:t>
      </w:r>
      <w:r w:rsidR="00FC4B2E">
        <w:rPr>
          <w:sz w:val="24"/>
          <w:szCs w:val="24"/>
          <w:lang w:val="en-GB"/>
        </w:rPr>
        <w:t>&gt; 23</w:t>
      </w:r>
      <w:r w:rsidR="00191592">
        <w:rPr>
          <w:sz w:val="24"/>
          <w:szCs w:val="24"/>
          <w:lang w:val="en-GB"/>
        </w:rPr>
        <w:t>)</w:t>
      </w:r>
      <w:r w:rsidR="00FC4B2E">
        <w:rPr>
          <w:sz w:val="24"/>
          <w:szCs w:val="24"/>
          <w:lang w:val="en-GB"/>
        </w:rPr>
        <w:t xml:space="preserve">.  </w:t>
      </w:r>
      <w:r w:rsidRPr="00E21CB8">
        <w:rPr>
          <w:sz w:val="24"/>
          <w:szCs w:val="24"/>
          <w:lang w:val="en-GB"/>
        </w:rPr>
        <w:t xml:space="preserve">Model fitting was done using </w:t>
      </w:r>
      <w:proofErr w:type="spellStart"/>
      <w:r w:rsidRPr="00E21CB8">
        <w:rPr>
          <w:sz w:val="24"/>
          <w:szCs w:val="24"/>
          <w:lang w:val="en-GB"/>
        </w:rPr>
        <w:t>stan</w:t>
      </w:r>
      <w:proofErr w:type="spellEnd"/>
      <w:r w:rsidRPr="00E21CB8">
        <w:rPr>
          <w:sz w:val="24"/>
          <w:szCs w:val="24"/>
          <w:lang w:val="en-GB"/>
        </w:rPr>
        <w:t xml:space="preserve"> </w:t>
      </w:r>
      <w:r w:rsidRPr="00E21CB8">
        <w:rPr>
          <w:sz w:val="24"/>
          <w:szCs w:val="24"/>
          <w:lang w:val="en-GB"/>
        </w:rPr>
        <w:fldChar w:fldCharType="begin" w:fldLock="1"/>
      </w:r>
      <w:r w:rsidRPr="00E21CB8">
        <w:rPr>
          <w:sz w:val="24"/>
          <w:szCs w:val="24"/>
          <w:lang w:val="en-GB"/>
        </w:rPr>
        <w:instrText>ADDIN CSL_CITATION {"citationItems":[{"id":"ITEM-1","itemData":{"DOI":"10.18637/jss.v076.i01","abstract":"Stan is a probabilistic programming language for specifying statistical models. A Stan program imperatively defines a log probability function over parameters conditioned on specified data and constants. As of version 2.14.0, Stan provides full Bayesian inference for continuous-variable models through Markov chain Monte Carlo methods such as the No-U-Turn sampler, an adaptive form of Hamiltonian Monte Carlo sampling. Penalized maximum likelihood estimates are calculated using optimization methods such as the limited memory Broyden-Fletcher-Goldfarb-Shanno algorithm. Stan is also a platform for computing log densities and their gradients and Hessians, which can be used in alternative algorithms such as variational Bayes, expectation propagation, and marginal inference using approximate integration. To this end, Stan is set up so that the densities, gradients, and Hessians, along with intermediate quantities of the algorithm such as acceptance probabilities, are easily accessible. Stan can be called from the command line using the cmdstan package, through R using the rstan package, and through Python using the pystan package. All three interfaces support sampling and optimization-based inference with diagnostics and posterior analysis. rstan and pystan also provide access to log probabilities, gradients, Hessians, parameter transforms, and specialized plotting.","author":[{"dropping-particle":"","family":"Carpenter","given":"Bob","non-dropping-particle":"","parse-names":false,"suffix":""},{"dropping-particle":"","family":"Gelman","given":"Andrew","non-dropping-particle":"","parse-names":false,"suffix":""},{"dropping-particle":"","family":"Hoffman","given":"Matthew D.","non-dropping-particle":"","parse-names":false,"suffix":""},{"dropping-particle":"","family":"Lee","given":"Daniel","non-dropping-particle":"","parse-names":false,"suffix":""},{"dropping-particle":"","family":"Goodrich","given":"Ben","non-dropping-particle":"","parse-names":false,"suffix":""},{"dropping-particle":"","family":"Betancourt","given":"Michael","non-dropping-particle":"","parse-names":false,"suffix":""},{"dropping-particle":"","family":"Brubaker","given":"Marcus","non-dropping-particle":"","parse-names":false,"suffix":""},{"dropping-particle":"","family":"Guo","given":"Jiqiang","non-dropping-particle":"","parse-names":false,"suffix":""},{"dropping-particle":"","family":"Li","given":"Peter","non-dropping-particle":"","parse-names":false,"suffix":""},{"dropping-particle":"","family":"Riddell","given":"Allen","non-dropping-particle":"","parse-names":false,"suffix":""}],"container-title":"Journal of Statistical Software","id":"ITEM-1","issue":"1","issued":{"date-parts":[["2017","1","11"]]},"page":"1-32","title":"Stan : A Probabilistic Programming Language","type":"article-journal","volume":"76"},"uris":["http://www.mendeley.com/documents/?uuid=e1448f0a-79bf-3976-8802-6d4e058415c9"]}],"mendeley":{"formattedCitation":"(Carpenter et al., 2017)","plainTextFormattedCitation":"(Carpenter et al., 2017)","previouslyFormattedCitation":"(Carpenter et al., 2017)"},"properties":{"noteIndex":0},"schema":"https://github.com/citation-style-language/schema/raw/master/csl-citation.json"}</w:instrText>
      </w:r>
      <w:r w:rsidRPr="00E21CB8">
        <w:rPr>
          <w:sz w:val="24"/>
          <w:szCs w:val="24"/>
          <w:lang w:val="en-GB"/>
        </w:rPr>
        <w:fldChar w:fldCharType="separate"/>
      </w:r>
      <w:r w:rsidRPr="00E21CB8">
        <w:rPr>
          <w:noProof/>
          <w:sz w:val="24"/>
          <w:szCs w:val="24"/>
          <w:lang w:val="en-GB"/>
        </w:rPr>
        <w:t>(Carpenter et al., 2017)</w:t>
      </w:r>
      <w:r w:rsidRPr="00E21CB8">
        <w:rPr>
          <w:sz w:val="24"/>
          <w:szCs w:val="24"/>
          <w:lang w:val="en-GB"/>
        </w:rPr>
        <w:fldChar w:fldCharType="end"/>
      </w:r>
      <w:r w:rsidRPr="00E21CB8">
        <w:rPr>
          <w:sz w:val="24"/>
          <w:szCs w:val="24"/>
          <w:lang w:val="en-GB"/>
        </w:rPr>
        <w:t xml:space="preserve">, with </w:t>
      </w:r>
      <w:r w:rsidR="00191592">
        <w:rPr>
          <w:sz w:val="24"/>
          <w:szCs w:val="24"/>
          <w:lang w:val="en-GB"/>
        </w:rPr>
        <w:t>3</w:t>
      </w:r>
      <w:r w:rsidRPr="00E21CB8">
        <w:rPr>
          <w:sz w:val="24"/>
          <w:szCs w:val="24"/>
          <w:lang w:val="en-GB"/>
        </w:rPr>
        <w:t xml:space="preserve"> chains and </w:t>
      </w:r>
      <w:r>
        <w:rPr>
          <w:sz w:val="24"/>
          <w:szCs w:val="24"/>
          <w:lang w:val="en-GB"/>
        </w:rPr>
        <w:t>3</w:t>
      </w:r>
      <w:r w:rsidRPr="00E21CB8">
        <w:rPr>
          <w:sz w:val="24"/>
          <w:szCs w:val="24"/>
          <w:lang w:val="en-GB"/>
        </w:rPr>
        <w:t xml:space="preserve">000 iterations per chain, 500 of which we discarded as warmup. Convergence of the Markov Chains was inspected visually and by consulting </w:t>
      </w:r>
      <m:oMath>
        <m:acc>
          <m:accPr>
            <m:ctrlPr>
              <w:rPr>
                <w:rFonts w:ascii="Cambria Math" w:hAnsi="Cambria Math"/>
                <w:i/>
                <w:sz w:val="24"/>
                <w:szCs w:val="24"/>
                <w:lang w:val="en-GB"/>
              </w:rPr>
            </m:ctrlPr>
          </m:accPr>
          <m:e>
            <m:r>
              <w:rPr>
                <w:rFonts w:ascii="Cambria Math" w:hAnsi="Cambria Math"/>
                <w:sz w:val="24"/>
                <w:szCs w:val="24"/>
                <w:lang w:val="en-GB"/>
              </w:rPr>
              <m:t>R</m:t>
            </m:r>
          </m:e>
        </m:acc>
      </m:oMath>
      <w:r w:rsidRPr="00E21CB8">
        <w:rPr>
          <w:sz w:val="24"/>
          <w:szCs w:val="24"/>
          <w:lang w:val="en-GB"/>
        </w:rPr>
        <w:t xml:space="preserve"> (all</w:t>
      </w:r>
      <m:oMath>
        <m:r>
          <w:rPr>
            <w:rFonts w:ascii="Cambria Math" w:hAnsi="Cambria Math"/>
            <w:sz w:val="24"/>
            <w:szCs w:val="24"/>
            <w:lang w:val="en-GB"/>
          </w:rPr>
          <m:t xml:space="preserve"> </m:t>
        </m:r>
        <m:acc>
          <m:accPr>
            <m:ctrlPr>
              <w:rPr>
                <w:rFonts w:ascii="Cambria Math" w:hAnsi="Cambria Math"/>
                <w:i/>
                <w:sz w:val="24"/>
                <w:szCs w:val="24"/>
                <w:lang w:val="en-GB"/>
              </w:rPr>
            </m:ctrlPr>
          </m:accPr>
          <m:e>
            <m:r>
              <w:rPr>
                <w:rFonts w:ascii="Cambria Math" w:hAnsi="Cambria Math"/>
                <w:sz w:val="24"/>
                <w:szCs w:val="24"/>
                <w:lang w:val="en-GB"/>
              </w:rPr>
              <m:t>R</m:t>
            </m:r>
          </m:e>
        </m:acc>
      </m:oMath>
      <w:r w:rsidRPr="00E21CB8">
        <w:rPr>
          <w:sz w:val="24"/>
          <w:szCs w:val="24"/>
          <w:lang w:val="en-GB"/>
        </w:rPr>
        <w:t>=1). For inference on the relationship between age and the model parameters, we estimate Bayesian linear</w:t>
      </w:r>
      <w:r w:rsidR="00191592">
        <w:rPr>
          <w:sz w:val="24"/>
          <w:szCs w:val="24"/>
          <w:lang w:val="en-GB"/>
        </w:rPr>
        <w:t xml:space="preserve"> regression</w:t>
      </w:r>
      <w:r w:rsidRPr="00E21CB8">
        <w:rPr>
          <w:sz w:val="24"/>
          <w:szCs w:val="24"/>
          <w:lang w:val="en-GB"/>
        </w:rPr>
        <w:t xml:space="preserve"> models, using normalized age and squared normalized age as predictors of the fitted model parameters.  A precondition for inference </w:t>
      </w:r>
      <w:r w:rsidRPr="00E21CB8">
        <w:rPr>
          <w:sz w:val="24"/>
          <w:szCs w:val="24"/>
          <w:lang w:val="en-GB"/>
        </w:rPr>
        <w:lastRenderedPageBreak/>
        <w:t>based on fitted model parameters is that the parameters can reliably</w:t>
      </w:r>
      <w:r>
        <w:rPr>
          <w:sz w:val="24"/>
          <w:szCs w:val="24"/>
          <w:lang w:val="en-GB"/>
        </w:rPr>
        <w:t xml:space="preserve"> be</w:t>
      </w:r>
      <w:r w:rsidRPr="00E21CB8">
        <w:rPr>
          <w:sz w:val="24"/>
          <w:szCs w:val="24"/>
          <w:lang w:val="en-GB"/>
        </w:rPr>
        <w:t xml:space="preserve"> identified by the fitting procedure. </w:t>
      </w:r>
      <w:r>
        <w:rPr>
          <w:sz w:val="24"/>
          <w:szCs w:val="24"/>
          <w:lang w:val="en-GB"/>
        </w:rPr>
        <w:t xml:space="preserve">To establish this, </w:t>
      </w:r>
      <w:r w:rsidRPr="00E21CB8">
        <w:rPr>
          <w:sz w:val="24"/>
          <w:szCs w:val="24"/>
          <w:lang w:val="en-GB"/>
        </w:rPr>
        <w:t>we chose 20 evenly spaced values for each parameter within</w:t>
      </w:r>
      <w:r w:rsidR="00191592">
        <w:rPr>
          <w:sz w:val="24"/>
          <w:szCs w:val="24"/>
          <w:lang w:val="en-GB"/>
        </w:rPr>
        <w:t xml:space="preserve"> the</w:t>
      </w:r>
      <w:r w:rsidRPr="00E21CB8">
        <w:rPr>
          <w:sz w:val="24"/>
          <w:szCs w:val="24"/>
          <w:lang w:val="en-GB"/>
        </w:rPr>
        <w:t xml:space="preserve"> </w:t>
      </w:r>
      <w:r w:rsidR="00191592">
        <w:rPr>
          <w:sz w:val="24"/>
          <w:szCs w:val="24"/>
          <w:lang w:val="en-GB"/>
        </w:rPr>
        <w:t xml:space="preserve">parameter </w:t>
      </w:r>
      <w:r w:rsidRPr="00E21CB8">
        <w:rPr>
          <w:sz w:val="24"/>
          <w:szCs w:val="24"/>
          <w:lang w:val="en-GB"/>
        </w:rPr>
        <w:t>boundaries and then simulated responses under all possible combinations of these parameters. Then we fit the model again</w:t>
      </w:r>
      <w:r>
        <w:rPr>
          <w:sz w:val="24"/>
          <w:szCs w:val="24"/>
          <w:lang w:val="en-GB"/>
        </w:rPr>
        <w:t xml:space="preserve"> for each unique parameter combination</w:t>
      </w:r>
      <w:r w:rsidRPr="00E21CB8">
        <w:rPr>
          <w:sz w:val="24"/>
          <w:szCs w:val="24"/>
          <w:lang w:val="en-GB"/>
        </w:rPr>
        <w:t xml:space="preserve">, using a quasi-newton optimization algorithm and judged the correlations between simulated and recovered parameters. </w:t>
      </w:r>
    </w:p>
    <w:p w14:paraId="2DDD5974" w14:textId="76762FF9" w:rsidR="00366DC8" w:rsidRPr="00E21CB8" w:rsidRDefault="00366DC8" w:rsidP="001A1B8C">
      <w:pPr>
        <w:ind w:firstLine="0"/>
        <w:jc w:val="both"/>
        <w:rPr>
          <w:sz w:val="24"/>
          <w:szCs w:val="24"/>
          <w:lang w:val="en-GB"/>
        </w:rPr>
      </w:pPr>
      <w:r w:rsidRPr="00E21CB8">
        <w:rPr>
          <w:sz w:val="24"/>
          <w:szCs w:val="24"/>
          <w:lang w:val="en-GB"/>
        </w:rPr>
        <w:t>In our preregistered “model free” analysis, we inspected whether the experimental manipulation</w:t>
      </w:r>
      <w:r w:rsidR="009C0977">
        <w:rPr>
          <w:sz w:val="24"/>
          <w:szCs w:val="24"/>
          <w:lang w:val="en-GB"/>
        </w:rPr>
        <w:t>s</w:t>
      </w:r>
      <w:r w:rsidRPr="00E21CB8">
        <w:rPr>
          <w:sz w:val="24"/>
          <w:szCs w:val="24"/>
          <w:lang w:val="en-GB"/>
        </w:rPr>
        <w:t xml:space="preserve"> had </w:t>
      </w:r>
      <w:r w:rsidR="009C0977">
        <w:rPr>
          <w:sz w:val="24"/>
          <w:szCs w:val="24"/>
          <w:lang w:val="en-GB"/>
        </w:rPr>
        <w:t>different effects</w:t>
      </w:r>
      <w:r w:rsidRPr="00E21CB8">
        <w:rPr>
          <w:sz w:val="24"/>
          <w:szCs w:val="24"/>
          <w:lang w:val="en-GB"/>
        </w:rPr>
        <w:t xml:space="preserve"> on our subjects’ decisions</w:t>
      </w:r>
      <w:r w:rsidR="009C0977">
        <w:rPr>
          <w:sz w:val="24"/>
          <w:szCs w:val="24"/>
          <w:lang w:val="en-GB"/>
        </w:rPr>
        <w:t>,</w:t>
      </w:r>
      <w:r w:rsidRPr="00E21CB8">
        <w:rPr>
          <w:sz w:val="24"/>
          <w:szCs w:val="24"/>
          <w:lang w:val="en-GB"/>
        </w:rPr>
        <w:t xml:space="preserve"> </w:t>
      </w:r>
      <w:r w:rsidR="009C0977">
        <w:rPr>
          <w:sz w:val="24"/>
          <w:szCs w:val="24"/>
          <w:lang w:val="en-GB"/>
        </w:rPr>
        <w:t>depending on their age</w:t>
      </w:r>
      <w:r w:rsidRPr="00E21CB8">
        <w:rPr>
          <w:sz w:val="24"/>
          <w:szCs w:val="24"/>
          <w:lang w:val="en-GB"/>
        </w:rPr>
        <w:t xml:space="preserve">. For this we constructed a Bayesian generalized linear model; predicting each decision with a logit link function, by coding a risky choice as “1” and a safe choice as “0”. We used the uncertainty conditions </w:t>
      </w:r>
      <w:r>
        <w:rPr>
          <w:sz w:val="24"/>
          <w:szCs w:val="24"/>
          <w:lang w:val="en-GB"/>
        </w:rPr>
        <w:t>and</w:t>
      </w:r>
      <w:r w:rsidRPr="00E21CB8">
        <w:rPr>
          <w:sz w:val="24"/>
          <w:szCs w:val="24"/>
          <w:lang w:val="en-GB"/>
        </w:rPr>
        <w:t xml:space="preserve"> the quality of social information as categorical predictors and the expected value </w:t>
      </w:r>
      <w:r>
        <w:rPr>
          <w:sz w:val="24"/>
          <w:szCs w:val="24"/>
          <w:lang w:val="en-GB"/>
        </w:rPr>
        <w:t xml:space="preserve">of each decision </w:t>
      </w:r>
      <w:r w:rsidRPr="00E21CB8">
        <w:rPr>
          <w:sz w:val="24"/>
          <w:szCs w:val="24"/>
          <w:lang w:val="en-GB"/>
        </w:rPr>
        <w:t>as continuous predictor</w:t>
      </w:r>
      <w:r>
        <w:rPr>
          <w:sz w:val="24"/>
          <w:szCs w:val="24"/>
          <w:lang w:val="en-GB"/>
        </w:rPr>
        <w:t xml:space="preserve">. We also included orthogonal linear and quadratic polynomials of our </w:t>
      </w:r>
      <w:r w:rsidR="00496E24">
        <w:rPr>
          <w:sz w:val="24"/>
          <w:szCs w:val="24"/>
          <w:lang w:val="en-GB"/>
        </w:rPr>
        <w:t>subjects</w:t>
      </w:r>
      <w:r>
        <w:rPr>
          <w:sz w:val="24"/>
          <w:szCs w:val="24"/>
          <w:lang w:val="en-GB"/>
        </w:rPr>
        <w:t xml:space="preserve"> age and their interactions with our experimental manipulations. By including regressors for working memory capacity as measured by the digit span task and fluid intelligence as measured by Raven matrices, we attempted to control for cognitive factors which might otherwise be a confound in developmental data. Finally, and erroneously not specified in the preregistration, we included</w:t>
      </w:r>
      <w:r w:rsidRPr="00E21CB8">
        <w:rPr>
          <w:sz w:val="24"/>
          <w:szCs w:val="24"/>
          <w:lang w:val="en-GB"/>
        </w:rPr>
        <w:t xml:space="preserve"> random intercepts per subject. All statistical inference was performed using the </w:t>
      </w:r>
      <w:proofErr w:type="spellStart"/>
      <w:r w:rsidRPr="00E21CB8">
        <w:rPr>
          <w:sz w:val="24"/>
          <w:szCs w:val="24"/>
          <w:lang w:val="en-GB"/>
        </w:rPr>
        <w:t>brms</w:t>
      </w:r>
      <w:proofErr w:type="spellEnd"/>
      <w:r w:rsidRPr="00E21CB8">
        <w:rPr>
          <w:sz w:val="24"/>
          <w:szCs w:val="24"/>
          <w:lang w:val="en-GB"/>
        </w:rPr>
        <w:t xml:space="preserve"> package for R </w:t>
      </w:r>
      <w:r w:rsidRPr="00E21CB8">
        <w:rPr>
          <w:sz w:val="24"/>
          <w:szCs w:val="24"/>
          <w:lang w:val="en-GB"/>
        </w:rPr>
        <w:fldChar w:fldCharType="begin" w:fldLock="1"/>
      </w:r>
      <w:r w:rsidRPr="00E21CB8">
        <w:rPr>
          <w:sz w:val="24"/>
          <w:szCs w:val="24"/>
          <w:lang w:val="en-GB"/>
        </w:rPr>
        <w:instrText>ADDIN CSL_CITATION {"citationItems":[{"id":"ITEM-1","itemData":{"DOI":"10.18637/jss.v080.i01","abstract":"The brms package implements Bayesian multilevel models in R using the probabilistic programming language Stan. A wide range of distributions and link functions are supported, allowing users to fit - among others - linear, robust linear, binomial, Poisson, survival, ordinal, zero-inflated, hurdle, and even non-linear models all in a multilevel context. Further modeling options include autocorrelation of the response variable, user defined covariance structures, censored data, as well as meta-analytic standard errors. Prior specifications are flexible and explicitly encourage users to apply prior distributions that actually reflect their beliefs. In addition, model fit can easily be assessed and compared with the Watanabe-Akaike information criterion and leave-one-out cross-validation.","author":[{"dropping-particle":"","family":"Bürkner","given":"Paul-Christian","non-dropping-particle":"","parse-names":false,"suffix":""}],"container-title":"Journal of Statistical Software","id":"ITEM-1","issue":"1","issued":{"date-parts":[["2017","8","29"]]},"page":"1-28","title":"brms: An R Package for Bayesian Multilevel Models Using Stan","type":"article-journal","volume":"80"},"uris":["http://www.mendeley.com/documents/?uuid=ee69b3b5-a8ad-349b-9ed2-e835d5a56b40"]}],"mendeley":{"formattedCitation":"(Bürkner, 2017)","plainTextFormattedCitation":"(Bürkner, 2017)","previouslyFormattedCitation":"(Bürkner, 2017)"},"properties":{"noteIndex":0},"schema":"https://github.com/citation-style-language/schema/raw/master/csl-citation.json"}</w:instrText>
      </w:r>
      <w:r w:rsidRPr="00E21CB8">
        <w:rPr>
          <w:sz w:val="24"/>
          <w:szCs w:val="24"/>
          <w:lang w:val="en-GB"/>
        </w:rPr>
        <w:fldChar w:fldCharType="separate"/>
      </w:r>
      <w:r w:rsidRPr="00E21CB8">
        <w:rPr>
          <w:noProof/>
          <w:sz w:val="24"/>
          <w:szCs w:val="24"/>
          <w:lang w:val="en-GB"/>
        </w:rPr>
        <w:t>(Bürkner, 2017)</w:t>
      </w:r>
      <w:r w:rsidRPr="00E21CB8">
        <w:rPr>
          <w:sz w:val="24"/>
          <w:szCs w:val="24"/>
          <w:lang w:val="en-GB"/>
        </w:rPr>
        <w:fldChar w:fldCharType="end"/>
      </w:r>
      <w:r w:rsidRPr="00E21CB8">
        <w:rPr>
          <w:sz w:val="24"/>
          <w:szCs w:val="24"/>
          <w:lang w:val="en-GB"/>
        </w:rPr>
        <w:t xml:space="preserve">, using </w:t>
      </w:r>
      <w:proofErr w:type="spellStart"/>
      <w:r w:rsidRPr="00E21CB8">
        <w:rPr>
          <w:sz w:val="24"/>
          <w:szCs w:val="24"/>
          <w:lang w:val="en-GB"/>
        </w:rPr>
        <w:t>brms</w:t>
      </w:r>
      <w:proofErr w:type="spellEnd"/>
      <w:r w:rsidRPr="00E21CB8">
        <w:rPr>
          <w:sz w:val="24"/>
          <w:szCs w:val="24"/>
          <w:lang w:val="en-GB"/>
        </w:rPr>
        <w:t xml:space="preserve"> default priors.</w:t>
      </w:r>
    </w:p>
    <w:p w14:paraId="1FBD92A1" w14:textId="77777777" w:rsidR="00366DC8" w:rsidRPr="00E21CB8" w:rsidRDefault="00366DC8" w:rsidP="001A1B8C">
      <w:pPr>
        <w:ind w:firstLine="0"/>
        <w:jc w:val="both"/>
        <w:rPr>
          <w:b/>
          <w:bCs/>
          <w:i/>
          <w:iCs/>
          <w:sz w:val="24"/>
          <w:szCs w:val="24"/>
        </w:rPr>
      </w:pPr>
      <w:r w:rsidRPr="00E21CB8">
        <w:rPr>
          <w:b/>
          <w:bCs/>
          <w:i/>
          <w:iCs/>
          <w:sz w:val="24"/>
          <w:szCs w:val="24"/>
        </w:rPr>
        <w:t>Results:</w:t>
      </w:r>
    </w:p>
    <w:p w14:paraId="4206CA8B" w14:textId="5255786E" w:rsidR="00366DC8" w:rsidRPr="00AC1CBE" w:rsidRDefault="00366DC8" w:rsidP="001A1B8C">
      <w:pPr>
        <w:ind w:firstLine="0"/>
        <w:jc w:val="both"/>
        <w:rPr>
          <w:sz w:val="24"/>
          <w:szCs w:val="24"/>
          <w:lang w:val="en-GB"/>
        </w:rPr>
      </w:pPr>
      <w:r w:rsidRPr="00E21CB8">
        <w:rPr>
          <w:sz w:val="24"/>
          <w:szCs w:val="24"/>
          <w:lang w:val="en-GB"/>
        </w:rPr>
        <w:t>In the present study we examined the developmental trajectories of social influence under different types of uncertainty</w:t>
      </w:r>
      <w:r w:rsidR="000467CE">
        <w:rPr>
          <w:sz w:val="24"/>
          <w:szCs w:val="24"/>
          <w:lang w:val="en-GB"/>
        </w:rPr>
        <w:t xml:space="preserve"> by</w:t>
      </w:r>
      <w:r w:rsidRPr="00E21CB8">
        <w:rPr>
          <w:sz w:val="24"/>
          <w:szCs w:val="24"/>
          <w:lang w:val="en-GB"/>
        </w:rPr>
        <w:t xml:space="preserve"> using a novel experimental paradigm and </w:t>
      </w:r>
      <w:r>
        <w:rPr>
          <w:sz w:val="24"/>
          <w:szCs w:val="24"/>
          <w:lang w:val="en-GB"/>
        </w:rPr>
        <w:t xml:space="preserve">also by </w:t>
      </w:r>
      <w:r w:rsidRPr="00E21CB8">
        <w:rPr>
          <w:sz w:val="24"/>
          <w:szCs w:val="24"/>
          <w:lang w:val="en-GB"/>
        </w:rPr>
        <w:t>specifying a formal model of social influence.</w:t>
      </w:r>
      <w:r>
        <w:rPr>
          <w:sz w:val="24"/>
          <w:szCs w:val="24"/>
          <w:lang w:val="en-GB"/>
        </w:rPr>
        <w:t xml:space="preserve"> Before we turn to the modelling results, we examine </w:t>
      </w:r>
      <w:r w:rsidR="00AC1CBE">
        <w:rPr>
          <w:sz w:val="24"/>
          <w:szCs w:val="24"/>
          <w:lang w:val="en-GB"/>
        </w:rPr>
        <w:t>the logistic regression and descriptive statistics</w:t>
      </w:r>
      <w:r>
        <w:rPr>
          <w:sz w:val="24"/>
          <w:szCs w:val="24"/>
          <w:lang w:val="en-GB"/>
        </w:rPr>
        <w:t xml:space="preserve">. </w:t>
      </w:r>
      <w:r w:rsidR="00CB05C0">
        <w:rPr>
          <w:sz w:val="24"/>
          <w:szCs w:val="24"/>
          <w:lang w:val="en-GB"/>
        </w:rPr>
        <w:t>In general</w:t>
      </w:r>
      <w:r w:rsidR="00AC1CBE">
        <w:rPr>
          <w:sz w:val="24"/>
          <w:szCs w:val="24"/>
          <w:lang w:val="en-GB"/>
        </w:rPr>
        <w:t xml:space="preserve">, the propensity to make a risky decision declined with age in all </w:t>
      </w:r>
      <w:r w:rsidR="00AC1CBE">
        <w:rPr>
          <w:sz w:val="24"/>
          <w:szCs w:val="24"/>
          <w:lang w:val="en-GB"/>
        </w:rPr>
        <w:lastRenderedPageBreak/>
        <w:t>conditions (</w:t>
      </w:r>
      <w:proofErr w:type="spellStart"/>
      <w:r w:rsidR="00AC1CBE">
        <w:rPr>
          <w:sz w:val="24"/>
          <w:szCs w:val="24"/>
          <w:lang w:val="en-GB"/>
        </w:rPr>
        <w:t>b_age</w:t>
      </w:r>
      <w:proofErr w:type="spellEnd"/>
      <w:r w:rsidR="00AC1CBE">
        <w:rPr>
          <w:sz w:val="24"/>
          <w:szCs w:val="24"/>
          <w:lang w:val="en-GB"/>
        </w:rPr>
        <w:t xml:space="preserve">= </w:t>
      </w:r>
      <w:r w:rsidR="00AC1CBE" w:rsidRPr="00544CE2">
        <w:rPr>
          <w:sz w:val="24"/>
          <w:szCs w:val="24"/>
          <w:lang w:val="en-GB"/>
        </w:rPr>
        <w:t>-50.24</w:t>
      </w:r>
      <w:r w:rsidR="00AC1CBE" w:rsidRPr="00544CE2">
        <w:rPr>
          <w:sz w:val="24"/>
          <w:szCs w:val="24"/>
          <w:lang w:val="en-GB"/>
        </w:rPr>
        <w:tab/>
        <w:t>-</w:t>
      </w:r>
      <w:r w:rsidR="00AC1CBE">
        <w:rPr>
          <w:sz w:val="24"/>
          <w:szCs w:val="24"/>
          <w:lang w:val="en-GB"/>
        </w:rPr>
        <w:t>CI = [</w:t>
      </w:r>
      <w:r w:rsidR="00AC1CBE" w:rsidRPr="00544CE2">
        <w:rPr>
          <w:sz w:val="24"/>
          <w:szCs w:val="24"/>
          <w:lang w:val="en-GB"/>
        </w:rPr>
        <w:t>-82.93</w:t>
      </w:r>
      <w:r w:rsidR="00AC1CBE">
        <w:rPr>
          <w:sz w:val="24"/>
          <w:szCs w:val="24"/>
          <w:lang w:val="en-GB"/>
        </w:rPr>
        <w:t>,</w:t>
      </w:r>
      <w:r w:rsidR="00AC1CBE" w:rsidRPr="00544CE2">
        <w:rPr>
          <w:sz w:val="24"/>
          <w:szCs w:val="24"/>
          <w:lang w:val="en-GB"/>
        </w:rPr>
        <w:t xml:space="preserve"> -17.26</w:t>
      </w:r>
      <w:r w:rsidR="00AC1CBE">
        <w:rPr>
          <w:sz w:val="24"/>
          <w:szCs w:val="24"/>
          <w:lang w:val="en-GB"/>
        </w:rPr>
        <w:t xml:space="preserve">]), whereas no quadratic </w:t>
      </w:r>
      <w:proofErr w:type="spellStart"/>
      <w:r w:rsidR="00AC1CBE">
        <w:rPr>
          <w:sz w:val="24"/>
          <w:szCs w:val="24"/>
          <w:lang w:val="en-GB"/>
        </w:rPr>
        <w:t>agetrend</w:t>
      </w:r>
      <w:proofErr w:type="spellEnd"/>
      <w:r w:rsidR="00AC1CBE">
        <w:rPr>
          <w:sz w:val="24"/>
          <w:szCs w:val="24"/>
          <w:lang w:val="en-GB"/>
        </w:rPr>
        <w:t xml:space="preserve"> was observed (b_age^2= </w:t>
      </w:r>
      <w:r w:rsidR="00AC1CBE" w:rsidRPr="00544CE2">
        <w:rPr>
          <w:sz w:val="24"/>
          <w:szCs w:val="24"/>
          <w:lang w:val="en-GB"/>
        </w:rPr>
        <w:t>-50.24</w:t>
      </w:r>
      <w:r w:rsidR="00AC1CBE" w:rsidRPr="00544CE2">
        <w:rPr>
          <w:sz w:val="24"/>
          <w:szCs w:val="24"/>
          <w:lang w:val="en-GB"/>
        </w:rPr>
        <w:tab/>
        <w:t>-</w:t>
      </w:r>
      <w:r w:rsidR="00AC1CBE">
        <w:rPr>
          <w:sz w:val="24"/>
          <w:szCs w:val="24"/>
          <w:lang w:val="en-GB"/>
        </w:rPr>
        <w:t>CI = [</w:t>
      </w:r>
      <w:r w:rsidR="00AC1CBE" w:rsidRPr="00544CE2">
        <w:rPr>
          <w:sz w:val="24"/>
          <w:szCs w:val="24"/>
          <w:lang w:val="en-GB"/>
        </w:rPr>
        <w:t>-82.93</w:t>
      </w:r>
      <w:r w:rsidR="00AC1CBE">
        <w:rPr>
          <w:sz w:val="24"/>
          <w:szCs w:val="24"/>
          <w:lang w:val="en-GB"/>
        </w:rPr>
        <w:t>,</w:t>
      </w:r>
      <w:r w:rsidR="00AC1CBE" w:rsidRPr="00544CE2">
        <w:rPr>
          <w:sz w:val="24"/>
          <w:szCs w:val="24"/>
          <w:lang w:val="en-GB"/>
        </w:rPr>
        <w:t xml:space="preserve"> -17.26</w:t>
      </w:r>
      <w:r w:rsidR="00AC1CBE">
        <w:rPr>
          <w:sz w:val="24"/>
          <w:szCs w:val="24"/>
          <w:lang w:val="en-GB"/>
        </w:rPr>
        <w:t xml:space="preserve">]), irrespective of whether social information was present or not (figure 4). </w:t>
      </w:r>
      <w:r w:rsidR="00AC1CBE" w:rsidRPr="00E21CB8">
        <w:rPr>
          <w:sz w:val="24"/>
          <w:szCs w:val="24"/>
          <w:lang w:val="en-GB"/>
        </w:rPr>
        <w:t xml:space="preserve"> </w:t>
      </w:r>
      <w:r>
        <w:rPr>
          <w:sz w:val="24"/>
          <w:szCs w:val="24"/>
          <w:lang w:val="en-GB"/>
        </w:rPr>
        <w:t>A</w:t>
      </w:r>
      <w:r w:rsidRPr="00E21CB8">
        <w:rPr>
          <w:sz w:val="24"/>
          <w:szCs w:val="24"/>
          <w:lang w:val="en-GB"/>
        </w:rPr>
        <w:t>ll subjects reacted to social information as predicted. When social information was favouring risky decisions, subjects opted more for the risky option (</w:t>
      </w:r>
      <w:r w:rsidRPr="00E21CB8">
        <w:rPr>
          <w:i/>
          <w:sz w:val="24"/>
          <w:szCs w:val="24"/>
          <w:lang w:val="en-GB"/>
        </w:rPr>
        <w:t xml:space="preserve">m </w:t>
      </w:r>
      <w:r w:rsidRPr="00E21CB8">
        <w:rPr>
          <w:sz w:val="24"/>
          <w:szCs w:val="24"/>
          <w:lang w:val="en-GB"/>
        </w:rPr>
        <w:t>= 5</w:t>
      </w:r>
      <w:r>
        <w:rPr>
          <w:sz w:val="24"/>
          <w:szCs w:val="24"/>
          <w:lang w:val="en-GB"/>
        </w:rPr>
        <w:t>4</w:t>
      </w:r>
      <w:r w:rsidRPr="00E21CB8">
        <w:rPr>
          <w:sz w:val="24"/>
          <w:szCs w:val="24"/>
          <w:lang w:val="en-GB"/>
        </w:rPr>
        <w:t>.</w:t>
      </w:r>
      <w:r>
        <w:rPr>
          <w:sz w:val="24"/>
          <w:szCs w:val="24"/>
          <w:lang w:val="en-GB"/>
        </w:rPr>
        <w:t>29</w:t>
      </w:r>
      <w:r w:rsidRPr="00E21CB8">
        <w:rPr>
          <w:sz w:val="24"/>
          <w:szCs w:val="24"/>
          <w:lang w:val="en-GB"/>
        </w:rPr>
        <w:t xml:space="preserve">%, </w:t>
      </w:r>
      <w:r>
        <w:rPr>
          <w:i/>
          <w:sz w:val="24"/>
          <w:szCs w:val="24"/>
          <w:lang w:val="en-GB"/>
        </w:rPr>
        <w:t>CI</w:t>
      </w:r>
      <w:r w:rsidRPr="00E21CB8">
        <w:rPr>
          <w:i/>
          <w:sz w:val="24"/>
          <w:szCs w:val="24"/>
          <w:lang w:val="en-GB"/>
        </w:rPr>
        <w:t xml:space="preserve"> = </w:t>
      </w:r>
      <w:r w:rsidRPr="00BF65D5">
        <w:rPr>
          <w:sz w:val="24"/>
          <w:szCs w:val="24"/>
          <w:lang w:val="en-GB"/>
        </w:rPr>
        <w:t>[53</w:t>
      </w:r>
      <w:r>
        <w:rPr>
          <w:sz w:val="24"/>
          <w:szCs w:val="24"/>
          <w:lang w:val="en-GB"/>
        </w:rPr>
        <w:t>.</w:t>
      </w:r>
      <w:r w:rsidRPr="00BF65D5">
        <w:rPr>
          <w:sz w:val="24"/>
          <w:szCs w:val="24"/>
          <w:lang w:val="en-GB"/>
        </w:rPr>
        <w:t>19</w:t>
      </w:r>
      <w:r>
        <w:rPr>
          <w:sz w:val="24"/>
          <w:szCs w:val="24"/>
          <w:lang w:val="en-GB"/>
        </w:rPr>
        <w:t xml:space="preserve">%, </w:t>
      </w:r>
      <w:r w:rsidRPr="00BF65D5">
        <w:rPr>
          <w:sz w:val="24"/>
          <w:szCs w:val="24"/>
          <w:lang w:val="en-GB"/>
        </w:rPr>
        <w:t>55</w:t>
      </w:r>
      <w:r>
        <w:rPr>
          <w:sz w:val="24"/>
          <w:szCs w:val="24"/>
          <w:lang w:val="en-GB"/>
        </w:rPr>
        <w:t>.</w:t>
      </w:r>
      <w:r w:rsidRPr="00BF65D5">
        <w:rPr>
          <w:sz w:val="24"/>
          <w:szCs w:val="24"/>
          <w:lang w:val="en-GB"/>
        </w:rPr>
        <w:t>38%]</w:t>
      </w:r>
      <w:r w:rsidRPr="00E21CB8">
        <w:rPr>
          <w:sz w:val="24"/>
          <w:szCs w:val="24"/>
          <w:lang w:val="en-GB"/>
        </w:rPr>
        <w:t>) than when making decisions alone (</w:t>
      </w:r>
      <w:r w:rsidRPr="00E21CB8">
        <w:rPr>
          <w:i/>
          <w:sz w:val="24"/>
          <w:szCs w:val="24"/>
          <w:lang w:val="en-GB"/>
        </w:rPr>
        <w:t xml:space="preserve">m </w:t>
      </w:r>
      <w:r w:rsidRPr="00E21CB8">
        <w:rPr>
          <w:sz w:val="24"/>
          <w:szCs w:val="24"/>
          <w:lang w:val="en-GB"/>
        </w:rPr>
        <w:t xml:space="preserve">= </w:t>
      </w:r>
      <w:r w:rsidRPr="00CB2666">
        <w:rPr>
          <w:sz w:val="24"/>
          <w:szCs w:val="24"/>
          <w:lang w:val="en-GB"/>
        </w:rPr>
        <w:t>46</w:t>
      </w:r>
      <w:r>
        <w:rPr>
          <w:sz w:val="24"/>
          <w:szCs w:val="24"/>
          <w:lang w:val="en-GB"/>
        </w:rPr>
        <w:t>.</w:t>
      </w:r>
      <w:r w:rsidRPr="00CB2666">
        <w:rPr>
          <w:sz w:val="24"/>
          <w:szCs w:val="24"/>
          <w:lang w:val="en-GB"/>
        </w:rPr>
        <w:t>89</w:t>
      </w:r>
      <w:r>
        <w:rPr>
          <w:sz w:val="24"/>
          <w:szCs w:val="24"/>
          <w:lang w:val="en-GB"/>
        </w:rPr>
        <w:t xml:space="preserve">% </w:t>
      </w:r>
      <w:r>
        <w:rPr>
          <w:i/>
          <w:sz w:val="24"/>
          <w:szCs w:val="24"/>
          <w:lang w:val="en-GB"/>
        </w:rPr>
        <w:t>CI</w:t>
      </w:r>
      <w:r w:rsidRPr="00E21CB8">
        <w:rPr>
          <w:i/>
          <w:sz w:val="24"/>
          <w:szCs w:val="24"/>
          <w:lang w:val="en-GB"/>
        </w:rPr>
        <w:t xml:space="preserve"> </w:t>
      </w:r>
      <w:r w:rsidRPr="00E21CB8">
        <w:rPr>
          <w:sz w:val="24"/>
          <w:szCs w:val="24"/>
          <w:lang w:val="en-GB"/>
        </w:rPr>
        <w:t xml:space="preserve">= </w:t>
      </w:r>
      <w:r>
        <w:rPr>
          <w:sz w:val="24"/>
          <w:szCs w:val="24"/>
          <w:lang w:val="en-GB"/>
        </w:rPr>
        <w:t>[</w:t>
      </w:r>
      <w:r w:rsidRPr="00CB2666">
        <w:rPr>
          <w:sz w:val="24"/>
          <w:szCs w:val="24"/>
          <w:lang w:val="en-GB"/>
        </w:rPr>
        <w:t>4</w:t>
      </w:r>
      <w:r>
        <w:rPr>
          <w:sz w:val="24"/>
          <w:szCs w:val="24"/>
          <w:lang w:val="en-GB"/>
        </w:rPr>
        <w:t xml:space="preserve">6.00%, </w:t>
      </w:r>
      <w:r w:rsidRPr="00CB2666">
        <w:rPr>
          <w:sz w:val="24"/>
          <w:szCs w:val="24"/>
          <w:lang w:val="en-GB"/>
        </w:rPr>
        <w:t>47</w:t>
      </w:r>
      <w:r>
        <w:rPr>
          <w:sz w:val="24"/>
          <w:szCs w:val="24"/>
          <w:lang w:val="en-GB"/>
        </w:rPr>
        <w:t>.</w:t>
      </w:r>
      <w:r w:rsidRPr="00CB2666">
        <w:rPr>
          <w:sz w:val="24"/>
          <w:szCs w:val="24"/>
          <w:lang w:val="en-GB"/>
        </w:rPr>
        <w:t>78</w:t>
      </w:r>
      <w:r>
        <w:rPr>
          <w:sz w:val="24"/>
          <w:szCs w:val="24"/>
          <w:lang w:val="en-GB"/>
        </w:rPr>
        <w:t>%]</w:t>
      </w:r>
      <w:r w:rsidRPr="00E21CB8">
        <w:rPr>
          <w:sz w:val="24"/>
          <w:szCs w:val="24"/>
          <w:lang w:val="en-GB"/>
        </w:rPr>
        <w:t>). When social information favoured safe decisions, subjects chose the risky option less often (</w:t>
      </w:r>
      <w:r w:rsidRPr="00E21CB8">
        <w:rPr>
          <w:i/>
          <w:sz w:val="24"/>
          <w:szCs w:val="24"/>
          <w:lang w:val="en-GB"/>
        </w:rPr>
        <w:t xml:space="preserve">m </w:t>
      </w:r>
      <w:r w:rsidRPr="00E21CB8">
        <w:rPr>
          <w:sz w:val="24"/>
          <w:szCs w:val="24"/>
          <w:lang w:val="en-GB"/>
        </w:rPr>
        <w:t xml:space="preserve">= </w:t>
      </w:r>
      <w:r w:rsidRPr="0076002A">
        <w:rPr>
          <w:sz w:val="24"/>
          <w:szCs w:val="24"/>
          <w:lang w:val="en-GB"/>
        </w:rPr>
        <w:t>39</w:t>
      </w:r>
      <w:r>
        <w:rPr>
          <w:sz w:val="24"/>
          <w:szCs w:val="24"/>
          <w:lang w:val="en-GB"/>
        </w:rPr>
        <w:t>.</w:t>
      </w:r>
      <w:r w:rsidRPr="0076002A">
        <w:rPr>
          <w:sz w:val="24"/>
          <w:szCs w:val="24"/>
          <w:lang w:val="en-GB"/>
        </w:rPr>
        <w:t>54</w:t>
      </w:r>
      <w:r>
        <w:rPr>
          <w:sz w:val="24"/>
          <w:szCs w:val="24"/>
          <w:lang w:val="en-GB"/>
        </w:rPr>
        <w:t xml:space="preserve">%, </w:t>
      </w:r>
      <w:r>
        <w:rPr>
          <w:i/>
          <w:sz w:val="24"/>
          <w:szCs w:val="24"/>
          <w:lang w:val="en-GB"/>
        </w:rPr>
        <w:t>CI</w:t>
      </w:r>
      <w:r w:rsidRPr="00E21CB8">
        <w:rPr>
          <w:i/>
          <w:sz w:val="24"/>
          <w:szCs w:val="24"/>
          <w:lang w:val="en-GB"/>
        </w:rPr>
        <w:t xml:space="preserve"> </w:t>
      </w:r>
      <w:r w:rsidRPr="00E21CB8">
        <w:rPr>
          <w:sz w:val="24"/>
          <w:szCs w:val="24"/>
          <w:lang w:val="en-GB"/>
        </w:rPr>
        <w:t xml:space="preserve">= </w:t>
      </w:r>
      <w:r>
        <w:rPr>
          <w:sz w:val="24"/>
          <w:szCs w:val="24"/>
          <w:lang w:val="en-GB"/>
        </w:rPr>
        <w:t>[</w:t>
      </w:r>
      <w:r w:rsidRPr="0076002A">
        <w:rPr>
          <w:sz w:val="24"/>
          <w:szCs w:val="24"/>
          <w:lang w:val="en-GB"/>
        </w:rPr>
        <w:t>38</w:t>
      </w:r>
      <w:r>
        <w:rPr>
          <w:sz w:val="24"/>
          <w:szCs w:val="24"/>
          <w:lang w:val="en-GB"/>
        </w:rPr>
        <w:t>.</w:t>
      </w:r>
      <w:r w:rsidRPr="0076002A">
        <w:rPr>
          <w:sz w:val="24"/>
          <w:szCs w:val="24"/>
          <w:lang w:val="en-GB"/>
        </w:rPr>
        <w:t>02</w:t>
      </w:r>
      <w:r>
        <w:rPr>
          <w:sz w:val="24"/>
          <w:szCs w:val="24"/>
          <w:lang w:val="en-GB"/>
        </w:rPr>
        <w:t xml:space="preserve">%, </w:t>
      </w:r>
      <w:r w:rsidRPr="0076002A">
        <w:rPr>
          <w:sz w:val="24"/>
          <w:szCs w:val="24"/>
          <w:lang w:val="en-GB"/>
        </w:rPr>
        <w:t>41</w:t>
      </w:r>
      <w:r>
        <w:rPr>
          <w:sz w:val="24"/>
          <w:szCs w:val="24"/>
          <w:lang w:val="en-GB"/>
        </w:rPr>
        <w:t>.</w:t>
      </w:r>
      <w:r w:rsidRPr="0076002A">
        <w:rPr>
          <w:sz w:val="24"/>
          <w:szCs w:val="24"/>
          <w:lang w:val="en-GB"/>
        </w:rPr>
        <w:t>0</w:t>
      </w:r>
      <w:r>
        <w:rPr>
          <w:sz w:val="24"/>
          <w:szCs w:val="24"/>
          <w:lang w:val="en-GB"/>
        </w:rPr>
        <w:t>7%]</w:t>
      </w:r>
      <w:r w:rsidRPr="00E21CB8">
        <w:rPr>
          <w:sz w:val="24"/>
          <w:szCs w:val="24"/>
          <w:lang w:val="en-GB"/>
        </w:rPr>
        <w:t>).</w:t>
      </w:r>
      <w:r w:rsidR="00AC1CBE">
        <w:rPr>
          <w:sz w:val="24"/>
          <w:szCs w:val="24"/>
          <w:lang w:val="en-GB"/>
        </w:rPr>
        <w:t xml:space="preserve"> S</w:t>
      </w:r>
      <w:r>
        <w:rPr>
          <w:sz w:val="24"/>
          <w:szCs w:val="24"/>
          <w:lang w:val="en-GB"/>
        </w:rPr>
        <w:t xml:space="preserve">tatistical analysis using a multilevel regression </w:t>
      </w:r>
      <w:r w:rsidRPr="00E21CB8">
        <w:rPr>
          <w:sz w:val="24"/>
          <w:szCs w:val="24"/>
          <w:lang w:val="en-GB"/>
        </w:rPr>
        <w:t>imply that more risk taking occurred when social information was risky (</w:t>
      </w:r>
      <w:proofErr w:type="spellStart"/>
      <w:r w:rsidRPr="00E21CB8">
        <w:rPr>
          <w:sz w:val="24"/>
          <w:szCs w:val="24"/>
          <w:lang w:val="en-GB"/>
        </w:rPr>
        <w:t>b_socialrisk</w:t>
      </w:r>
      <w:proofErr w:type="spellEnd"/>
      <w:r w:rsidRPr="00E21CB8">
        <w:rPr>
          <w:sz w:val="24"/>
          <w:szCs w:val="24"/>
          <w:lang w:val="en-GB"/>
        </w:rPr>
        <w:t xml:space="preserve"> = </w:t>
      </w:r>
      <w:r w:rsidRPr="00D72853">
        <w:rPr>
          <w:sz w:val="24"/>
          <w:szCs w:val="24"/>
          <w:lang w:val="en-GB"/>
        </w:rPr>
        <w:t>0.26</w:t>
      </w:r>
      <w:r>
        <w:rPr>
          <w:sz w:val="24"/>
          <w:szCs w:val="24"/>
          <w:lang w:val="en-GB"/>
        </w:rPr>
        <w:t xml:space="preserve">, </w:t>
      </w:r>
      <w:r w:rsidRPr="00D72853">
        <w:rPr>
          <w:i/>
          <w:sz w:val="24"/>
          <w:szCs w:val="24"/>
          <w:lang w:val="en-GB"/>
        </w:rPr>
        <w:t>CI</w:t>
      </w:r>
      <w:r>
        <w:rPr>
          <w:i/>
          <w:sz w:val="24"/>
          <w:szCs w:val="24"/>
          <w:lang w:val="en-GB"/>
        </w:rPr>
        <w:t xml:space="preserve"> </w:t>
      </w:r>
      <w:r>
        <w:rPr>
          <w:sz w:val="24"/>
          <w:szCs w:val="24"/>
          <w:lang w:val="en-GB"/>
        </w:rPr>
        <w:t>= [</w:t>
      </w:r>
      <w:r w:rsidRPr="00D72853">
        <w:rPr>
          <w:sz w:val="24"/>
          <w:szCs w:val="24"/>
          <w:lang w:val="en-GB"/>
        </w:rPr>
        <w:t>0.16</w:t>
      </w:r>
      <w:r>
        <w:rPr>
          <w:sz w:val="24"/>
          <w:szCs w:val="24"/>
          <w:lang w:val="en-GB"/>
        </w:rPr>
        <w:t xml:space="preserve">, </w:t>
      </w:r>
      <w:r w:rsidRPr="00D72853">
        <w:rPr>
          <w:sz w:val="24"/>
          <w:szCs w:val="24"/>
          <w:lang w:val="en-GB"/>
        </w:rPr>
        <w:t>0.37</w:t>
      </w:r>
      <w:r>
        <w:rPr>
          <w:sz w:val="24"/>
          <w:szCs w:val="24"/>
          <w:lang w:val="en-GB"/>
        </w:rPr>
        <w:t>]</w:t>
      </w:r>
      <w:r w:rsidRPr="00E21CB8">
        <w:rPr>
          <w:sz w:val="24"/>
          <w:szCs w:val="24"/>
          <w:lang w:val="en-GB"/>
        </w:rPr>
        <w:t xml:space="preserve">). </w:t>
      </w:r>
      <w:commentRangeStart w:id="16"/>
      <w:r>
        <w:rPr>
          <w:sz w:val="24"/>
          <w:szCs w:val="24"/>
          <w:lang w:val="en-GB"/>
        </w:rPr>
        <w:t xml:space="preserve">However, </w:t>
      </w:r>
      <w:r w:rsidR="009C0977">
        <w:rPr>
          <w:sz w:val="24"/>
          <w:szCs w:val="24"/>
          <w:lang w:val="en-GB"/>
        </w:rPr>
        <w:t xml:space="preserve">we did not find a main effect of safe social information </w:t>
      </w:r>
      <w:r w:rsidRPr="00E21CB8">
        <w:rPr>
          <w:sz w:val="24"/>
          <w:szCs w:val="24"/>
          <w:lang w:val="en-GB"/>
        </w:rPr>
        <w:t>(</w:t>
      </w:r>
      <w:proofErr w:type="spellStart"/>
      <w:r w:rsidRPr="00E21CB8">
        <w:rPr>
          <w:sz w:val="24"/>
          <w:szCs w:val="24"/>
          <w:lang w:val="en-GB"/>
        </w:rPr>
        <w:t>b_socialsafe</w:t>
      </w:r>
      <w:proofErr w:type="spellEnd"/>
      <w:r w:rsidRPr="00E21CB8">
        <w:rPr>
          <w:sz w:val="24"/>
          <w:szCs w:val="24"/>
          <w:lang w:val="en-GB"/>
        </w:rPr>
        <w:t xml:space="preserve"> = </w:t>
      </w:r>
      <w:r w:rsidRPr="002A0B74">
        <w:rPr>
          <w:sz w:val="24"/>
          <w:szCs w:val="24"/>
          <w:lang w:val="en-GB"/>
        </w:rPr>
        <w:t>0.06</w:t>
      </w:r>
      <w:r>
        <w:rPr>
          <w:sz w:val="24"/>
          <w:szCs w:val="24"/>
          <w:lang w:val="en-GB"/>
        </w:rPr>
        <w:t xml:space="preserve"> CI= [-</w:t>
      </w:r>
      <w:r w:rsidRPr="002A0B74">
        <w:rPr>
          <w:sz w:val="24"/>
          <w:szCs w:val="24"/>
          <w:lang w:val="en-GB"/>
        </w:rPr>
        <w:t>0.08 – 0.20</w:t>
      </w:r>
      <w:r>
        <w:rPr>
          <w:sz w:val="24"/>
          <w:szCs w:val="24"/>
          <w:lang w:val="en-GB"/>
        </w:rPr>
        <w:t>]</w:t>
      </w:r>
      <w:r w:rsidRPr="00E21CB8">
        <w:rPr>
          <w:sz w:val="24"/>
          <w:szCs w:val="24"/>
          <w:lang w:val="en-GB"/>
        </w:rPr>
        <w:t xml:space="preserve">). </w:t>
      </w:r>
      <w:commentRangeEnd w:id="16"/>
      <w:r>
        <w:rPr>
          <w:rStyle w:val="CommentReference"/>
          <w:rFonts w:eastAsiaTheme="minorHAnsi"/>
        </w:rPr>
        <w:commentReference w:id="16"/>
      </w:r>
      <w:r w:rsidR="00AC1CBE" w:rsidRPr="00AC1CBE">
        <w:rPr>
          <w:sz w:val="24"/>
          <w:szCs w:val="24"/>
          <w:lang w:val="en-GB"/>
        </w:rPr>
        <w:t xml:space="preserve"> </w:t>
      </w:r>
    </w:p>
    <w:p w14:paraId="19950CF7" w14:textId="77777777" w:rsidR="00366DC8" w:rsidRDefault="00366DC8" w:rsidP="001A1B8C">
      <w:pPr>
        <w:keepNext/>
        <w:jc w:val="both"/>
      </w:pPr>
      <w:r>
        <w:rPr>
          <w:noProof/>
          <w:sz w:val="24"/>
          <w:szCs w:val="24"/>
          <w:lang w:val="en-GB"/>
        </w:rPr>
        <w:drawing>
          <wp:inline distT="0" distB="0" distL="0" distR="0" wp14:anchorId="2AE487AA" wp14:editId="2E126C41">
            <wp:extent cx="5155883" cy="343725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wData.png"/>
                    <pic:cNvPicPr/>
                  </pic:nvPicPr>
                  <pic:blipFill>
                    <a:blip r:embed="rId17"/>
                    <a:stretch>
                      <a:fillRect/>
                    </a:stretch>
                  </pic:blipFill>
                  <pic:spPr>
                    <a:xfrm>
                      <a:off x="0" y="0"/>
                      <a:ext cx="5180131" cy="3453421"/>
                    </a:xfrm>
                    <a:prstGeom prst="rect">
                      <a:avLst/>
                    </a:prstGeom>
                  </pic:spPr>
                </pic:pic>
              </a:graphicData>
            </a:graphic>
          </wp:inline>
        </w:drawing>
      </w:r>
    </w:p>
    <w:p w14:paraId="061F2ABD" w14:textId="0464DA42" w:rsidR="00366DC8" w:rsidRPr="001A48B1" w:rsidRDefault="00366DC8" w:rsidP="001A1B8C">
      <w:pPr>
        <w:pStyle w:val="Caption"/>
        <w:ind w:firstLine="0"/>
        <w:jc w:val="both"/>
        <w:rPr>
          <w:b w:val="0"/>
          <w:sz w:val="24"/>
          <w:szCs w:val="24"/>
          <w:lang w:val="en-GB"/>
        </w:rPr>
      </w:pPr>
      <w:r w:rsidRPr="001A48B1">
        <w:rPr>
          <w:b w:val="0"/>
          <w:sz w:val="24"/>
          <w:szCs w:val="24"/>
        </w:rPr>
        <w:t xml:space="preserve">Figure </w:t>
      </w:r>
      <w:r w:rsidRPr="001A48B1">
        <w:rPr>
          <w:b w:val="0"/>
          <w:sz w:val="24"/>
          <w:szCs w:val="24"/>
        </w:rPr>
        <w:fldChar w:fldCharType="begin"/>
      </w:r>
      <w:r w:rsidRPr="001A48B1">
        <w:rPr>
          <w:b w:val="0"/>
          <w:sz w:val="24"/>
          <w:szCs w:val="24"/>
        </w:rPr>
        <w:instrText xml:space="preserve"> SEQ Figure \* ARABIC </w:instrText>
      </w:r>
      <w:r w:rsidRPr="001A48B1">
        <w:rPr>
          <w:b w:val="0"/>
          <w:sz w:val="24"/>
          <w:szCs w:val="24"/>
        </w:rPr>
        <w:fldChar w:fldCharType="separate"/>
      </w:r>
      <w:r w:rsidR="00A122A8">
        <w:rPr>
          <w:b w:val="0"/>
          <w:noProof/>
          <w:sz w:val="24"/>
          <w:szCs w:val="24"/>
        </w:rPr>
        <w:t>4</w:t>
      </w:r>
      <w:r w:rsidRPr="001A48B1">
        <w:rPr>
          <w:b w:val="0"/>
          <w:noProof/>
          <w:sz w:val="24"/>
          <w:szCs w:val="24"/>
        </w:rPr>
        <w:fldChar w:fldCharType="end"/>
      </w:r>
      <w:r w:rsidRPr="001A48B1">
        <w:rPr>
          <w:b w:val="0"/>
          <w:sz w:val="24"/>
          <w:szCs w:val="24"/>
        </w:rPr>
        <w:t xml:space="preserve">: Risk taking, social information use and age. Grey are decisions under uncertainty, blue decisions under risk. Circles correspond to subject level means of risky choice when decisions were made without </w:t>
      </w:r>
      <w:r w:rsidRPr="001A48B1">
        <w:rPr>
          <w:b w:val="0"/>
          <w:sz w:val="24"/>
          <w:szCs w:val="24"/>
        </w:rPr>
        <w:lastRenderedPageBreak/>
        <w:t xml:space="preserve">social information. An age trend for decisions without social information is plotted in the solid linear trendline. </w:t>
      </w:r>
      <w:r w:rsidR="001A48B1" w:rsidRPr="001A48B1">
        <w:rPr>
          <w:b w:val="0"/>
          <w:sz w:val="24"/>
          <w:szCs w:val="24"/>
        </w:rPr>
        <w:t xml:space="preserve">The triangles as well as the dotted trendlines correspond to decisions made in the presence of social information.  </w:t>
      </w:r>
    </w:p>
    <w:p w14:paraId="74B74151" w14:textId="676D8A9E" w:rsidR="00366DC8" w:rsidRPr="003F188A" w:rsidRDefault="00366DC8" w:rsidP="001A1B8C">
      <w:pPr>
        <w:ind w:firstLine="0"/>
        <w:jc w:val="both"/>
        <w:rPr>
          <w:sz w:val="24"/>
          <w:szCs w:val="24"/>
          <w:lang w:val="en-GB"/>
        </w:rPr>
      </w:pPr>
      <w:r>
        <w:rPr>
          <w:sz w:val="24"/>
          <w:szCs w:val="24"/>
          <w:lang w:val="en-GB"/>
        </w:rPr>
        <w:t xml:space="preserve">Now </w:t>
      </w:r>
      <w:r w:rsidR="00B3395B">
        <w:rPr>
          <w:sz w:val="24"/>
          <w:szCs w:val="24"/>
          <w:lang w:val="en-GB"/>
        </w:rPr>
        <w:t xml:space="preserve">let us </w:t>
      </w:r>
      <w:r>
        <w:rPr>
          <w:sz w:val="24"/>
          <w:szCs w:val="24"/>
          <w:lang w:val="en-GB"/>
        </w:rPr>
        <w:t>focus on our preregistered hypothesis. First, w</w:t>
      </w:r>
      <w:r w:rsidRPr="00E21CB8">
        <w:rPr>
          <w:sz w:val="24"/>
          <w:szCs w:val="24"/>
          <w:lang w:val="en-GB"/>
        </w:rPr>
        <w:t>e were interested</w:t>
      </w:r>
      <w:r>
        <w:rPr>
          <w:sz w:val="24"/>
          <w:szCs w:val="24"/>
          <w:lang w:val="en-GB"/>
        </w:rPr>
        <w:t xml:space="preserve"> whether people used social information more, when there was more uncertainty in the task.</w:t>
      </w:r>
      <w:r w:rsidRPr="00E21CB8">
        <w:rPr>
          <w:sz w:val="24"/>
          <w:szCs w:val="24"/>
          <w:lang w:val="en-GB"/>
        </w:rPr>
        <w:t xml:space="preserve"> </w:t>
      </w:r>
      <w:r>
        <w:rPr>
          <w:sz w:val="24"/>
          <w:szCs w:val="24"/>
          <w:lang w:val="en-GB"/>
        </w:rPr>
        <w:t>We tested this by examining how social information interacted with</w:t>
      </w:r>
      <w:r w:rsidR="009C0977">
        <w:rPr>
          <w:sz w:val="24"/>
          <w:szCs w:val="24"/>
          <w:lang w:val="en-GB"/>
        </w:rPr>
        <w:t xml:space="preserve"> </w:t>
      </w:r>
      <w:r>
        <w:rPr>
          <w:sz w:val="24"/>
          <w:szCs w:val="24"/>
          <w:lang w:val="en-GB"/>
        </w:rPr>
        <w:t>uncertainty. When social information was risky, we did not find any credible interaction (</w:t>
      </w:r>
      <w:proofErr w:type="spellStart"/>
      <w:r>
        <w:rPr>
          <w:sz w:val="24"/>
          <w:szCs w:val="24"/>
          <w:lang w:val="en-GB"/>
        </w:rPr>
        <w:t>b_</w:t>
      </w:r>
      <w:proofErr w:type="gramStart"/>
      <w:r>
        <w:rPr>
          <w:sz w:val="24"/>
          <w:szCs w:val="24"/>
          <w:lang w:val="en-GB"/>
        </w:rPr>
        <w:t>risky:uncertain</w:t>
      </w:r>
      <w:proofErr w:type="spellEnd"/>
      <w:proofErr w:type="gramEnd"/>
      <w:r>
        <w:rPr>
          <w:sz w:val="24"/>
          <w:szCs w:val="24"/>
          <w:lang w:val="en-GB"/>
        </w:rPr>
        <w:t>=</w:t>
      </w:r>
      <w:r w:rsidRPr="00966B4D">
        <w:t xml:space="preserve"> </w:t>
      </w:r>
      <w:r w:rsidRPr="00966B4D">
        <w:rPr>
          <w:sz w:val="24"/>
          <w:szCs w:val="24"/>
          <w:lang w:val="en-GB"/>
        </w:rPr>
        <w:t>-0.0</w:t>
      </w:r>
      <w:r>
        <w:rPr>
          <w:sz w:val="24"/>
          <w:szCs w:val="24"/>
          <w:lang w:val="en-GB"/>
        </w:rPr>
        <w:t>2, CI=[</w:t>
      </w:r>
      <w:r w:rsidRPr="00966B4D">
        <w:t xml:space="preserve"> </w:t>
      </w:r>
      <w:r w:rsidRPr="00966B4D">
        <w:rPr>
          <w:sz w:val="24"/>
          <w:szCs w:val="24"/>
          <w:lang w:val="en-GB"/>
        </w:rPr>
        <w:t>-0.</w:t>
      </w:r>
      <w:r>
        <w:rPr>
          <w:sz w:val="24"/>
          <w:szCs w:val="24"/>
          <w:lang w:val="en-GB"/>
        </w:rPr>
        <w:t>13,</w:t>
      </w:r>
      <w:r w:rsidRPr="00966B4D">
        <w:rPr>
          <w:sz w:val="24"/>
          <w:szCs w:val="24"/>
          <w:lang w:val="en-GB"/>
        </w:rPr>
        <w:t xml:space="preserve"> 0.</w:t>
      </w:r>
      <w:r>
        <w:rPr>
          <w:sz w:val="24"/>
          <w:szCs w:val="24"/>
          <w:lang w:val="en-GB"/>
        </w:rPr>
        <w:t>17]). However, when social information was safe, people tended to use more social information under uncertainty than under risk (</w:t>
      </w:r>
      <w:proofErr w:type="spellStart"/>
      <w:r>
        <w:rPr>
          <w:sz w:val="24"/>
          <w:szCs w:val="24"/>
          <w:lang w:val="en-GB"/>
        </w:rPr>
        <w:t>b_</w:t>
      </w:r>
      <w:proofErr w:type="gramStart"/>
      <w:r>
        <w:rPr>
          <w:sz w:val="24"/>
          <w:szCs w:val="24"/>
          <w:lang w:val="en-GB"/>
        </w:rPr>
        <w:t>safe:uncertain</w:t>
      </w:r>
      <w:proofErr w:type="spellEnd"/>
      <w:proofErr w:type="gramEnd"/>
      <w:r>
        <w:rPr>
          <w:sz w:val="24"/>
          <w:szCs w:val="24"/>
          <w:lang w:val="en-GB"/>
        </w:rPr>
        <w:t>=</w:t>
      </w:r>
      <w:r w:rsidRPr="00966B4D">
        <w:t xml:space="preserve"> </w:t>
      </w:r>
      <w:r w:rsidRPr="00966B4D">
        <w:rPr>
          <w:sz w:val="24"/>
          <w:szCs w:val="24"/>
          <w:lang w:val="en-GB"/>
        </w:rPr>
        <w:t>-0.30</w:t>
      </w:r>
      <w:r>
        <w:rPr>
          <w:sz w:val="24"/>
          <w:szCs w:val="24"/>
          <w:lang w:val="en-GB"/>
        </w:rPr>
        <w:t>, CI=[</w:t>
      </w:r>
      <w:r w:rsidRPr="00966B4D">
        <w:t xml:space="preserve"> </w:t>
      </w:r>
      <w:r w:rsidRPr="00966B4D">
        <w:rPr>
          <w:sz w:val="24"/>
          <w:szCs w:val="24"/>
          <w:lang w:val="en-GB"/>
        </w:rPr>
        <w:t>-0.51</w:t>
      </w:r>
      <w:r>
        <w:rPr>
          <w:sz w:val="24"/>
          <w:szCs w:val="24"/>
          <w:lang w:val="en-GB"/>
        </w:rPr>
        <w:t>,</w:t>
      </w:r>
      <w:r w:rsidRPr="00966B4D">
        <w:rPr>
          <w:sz w:val="24"/>
          <w:szCs w:val="24"/>
          <w:lang w:val="en-GB"/>
        </w:rPr>
        <w:t xml:space="preserve"> -0.09</w:t>
      </w:r>
      <w:r>
        <w:rPr>
          <w:sz w:val="24"/>
          <w:szCs w:val="24"/>
          <w:lang w:val="en-GB"/>
        </w:rPr>
        <w:t xml:space="preserve">]). This interaction is in contrast to the </w:t>
      </w:r>
      <w:r w:rsidR="009C0977">
        <w:rPr>
          <w:sz w:val="24"/>
          <w:szCs w:val="24"/>
          <w:lang w:val="en-GB"/>
        </w:rPr>
        <w:t xml:space="preserve">above reported </w:t>
      </w:r>
      <w:r>
        <w:rPr>
          <w:sz w:val="24"/>
          <w:szCs w:val="24"/>
          <w:lang w:val="en-GB"/>
        </w:rPr>
        <w:t xml:space="preserve">main effect for social </w:t>
      </w:r>
      <w:r w:rsidRPr="003F188A">
        <w:rPr>
          <w:sz w:val="24"/>
          <w:szCs w:val="24"/>
          <w:lang w:val="en-GB"/>
        </w:rPr>
        <w:t>information use, in which only risky social information was predictive of the subjects’ choice.</w:t>
      </w:r>
    </w:p>
    <w:p w14:paraId="3551A428" w14:textId="7CABBD3D" w:rsidR="00366DC8" w:rsidRDefault="00366DC8" w:rsidP="001A1B8C">
      <w:pPr>
        <w:ind w:firstLine="0"/>
        <w:jc w:val="both"/>
        <w:rPr>
          <w:sz w:val="24"/>
          <w:szCs w:val="24"/>
          <w:lang w:val="en-GB"/>
        </w:rPr>
      </w:pPr>
      <w:r>
        <w:rPr>
          <w:sz w:val="24"/>
          <w:szCs w:val="24"/>
          <w:lang w:val="en-GB"/>
        </w:rPr>
        <w:t xml:space="preserve">The </w:t>
      </w:r>
      <w:r w:rsidR="009C0977">
        <w:rPr>
          <w:sz w:val="24"/>
          <w:szCs w:val="24"/>
          <w:lang w:val="en-GB"/>
        </w:rPr>
        <w:t>secon</w:t>
      </w:r>
      <w:r w:rsidR="00AC1CBE">
        <w:rPr>
          <w:sz w:val="24"/>
          <w:szCs w:val="24"/>
          <w:lang w:val="en-GB"/>
        </w:rPr>
        <w:t>d</w:t>
      </w:r>
      <w:r>
        <w:rPr>
          <w:sz w:val="24"/>
          <w:szCs w:val="24"/>
          <w:lang w:val="en-GB"/>
        </w:rPr>
        <w:t xml:space="preserve"> preregistered hypothesis was that adolescents would make more risky decisions when there is more uncertainty. This relates to the positive interaction between quadratic age and the experimental uncertainty manipulations. This interaction was not credible (b_age^</w:t>
      </w:r>
      <w:proofErr w:type="gramStart"/>
      <w:r>
        <w:rPr>
          <w:sz w:val="24"/>
          <w:szCs w:val="24"/>
          <w:lang w:val="en-GB"/>
        </w:rPr>
        <w:t>2:uncertain</w:t>
      </w:r>
      <w:proofErr w:type="gramEnd"/>
      <w:r>
        <w:rPr>
          <w:sz w:val="24"/>
          <w:szCs w:val="24"/>
          <w:lang w:val="en-GB"/>
        </w:rPr>
        <w:t>=</w:t>
      </w:r>
      <w:r w:rsidRPr="00966B4D">
        <w:t xml:space="preserve"> </w:t>
      </w:r>
      <w:r>
        <w:rPr>
          <w:sz w:val="24"/>
          <w:szCs w:val="24"/>
          <w:lang w:val="en-GB"/>
        </w:rPr>
        <w:t>3.85, CI=[</w:t>
      </w:r>
      <w:r w:rsidRPr="00966B4D">
        <w:t xml:space="preserve"> </w:t>
      </w:r>
      <w:r w:rsidRPr="00966B4D">
        <w:rPr>
          <w:sz w:val="24"/>
          <w:szCs w:val="24"/>
          <w:lang w:val="en-GB"/>
        </w:rPr>
        <w:t>-</w:t>
      </w:r>
      <w:r>
        <w:rPr>
          <w:sz w:val="24"/>
          <w:szCs w:val="24"/>
          <w:lang w:val="en-GB"/>
        </w:rPr>
        <w:t>11</w:t>
      </w:r>
      <w:r w:rsidRPr="00966B4D">
        <w:rPr>
          <w:sz w:val="24"/>
          <w:szCs w:val="24"/>
          <w:lang w:val="en-GB"/>
        </w:rPr>
        <w:t>.</w:t>
      </w:r>
      <w:r>
        <w:rPr>
          <w:sz w:val="24"/>
          <w:szCs w:val="24"/>
          <w:lang w:val="en-GB"/>
        </w:rPr>
        <w:t>74,</w:t>
      </w:r>
      <w:r w:rsidRPr="00966B4D">
        <w:rPr>
          <w:sz w:val="24"/>
          <w:szCs w:val="24"/>
          <w:lang w:val="en-GB"/>
        </w:rPr>
        <w:t xml:space="preserve"> </w:t>
      </w:r>
      <w:r>
        <w:rPr>
          <w:sz w:val="24"/>
          <w:szCs w:val="24"/>
          <w:lang w:val="en-GB"/>
        </w:rPr>
        <w:t>18</w:t>
      </w:r>
      <w:r w:rsidRPr="00966B4D">
        <w:rPr>
          <w:sz w:val="24"/>
          <w:szCs w:val="24"/>
          <w:lang w:val="en-GB"/>
        </w:rPr>
        <w:t>.</w:t>
      </w:r>
      <w:r>
        <w:rPr>
          <w:sz w:val="24"/>
          <w:szCs w:val="24"/>
          <w:lang w:val="en-GB"/>
        </w:rPr>
        <w:t xml:space="preserve">38]). </w:t>
      </w:r>
      <w:commentRangeStart w:id="17"/>
      <w:commentRangeStart w:id="18"/>
      <w:r>
        <w:rPr>
          <w:sz w:val="24"/>
          <w:szCs w:val="24"/>
          <w:lang w:val="en-GB"/>
        </w:rPr>
        <w:t>Interestingly</w:t>
      </w:r>
      <w:r w:rsidR="009C0977">
        <w:rPr>
          <w:sz w:val="24"/>
          <w:szCs w:val="24"/>
          <w:lang w:val="en-GB"/>
        </w:rPr>
        <w:t xml:space="preserve"> and not preregistered by us</w:t>
      </w:r>
      <w:r>
        <w:rPr>
          <w:sz w:val="24"/>
          <w:szCs w:val="24"/>
          <w:lang w:val="en-GB"/>
        </w:rPr>
        <w:t>, the same interaction was strongly negative and credible for the linear age term (b_age^</w:t>
      </w:r>
      <w:proofErr w:type="gramStart"/>
      <w:r>
        <w:rPr>
          <w:sz w:val="24"/>
          <w:szCs w:val="24"/>
          <w:lang w:val="en-GB"/>
        </w:rPr>
        <w:t>2:uncertain</w:t>
      </w:r>
      <w:proofErr w:type="gramEnd"/>
      <w:r>
        <w:rPr>
          <w:sz w:val="24"/>
          <w:szCs w:val="24"/>
          <w:lang w:val="en-GB"/>
        </w:rPr>
        <w:t>=</w:t>
      </w:r>
      <w:r w:rsidRPr="00966B4D">
        <w:t xml:space="preserve"> </w:t>
      </w:r>
      <w:r>
        <w:t>-</w:t>
      </w:r>
      <w:r>
        <w:rPr>
          <w:sz w:val="24"/>
          <w:szCs w:val="24"/>
        </w:rPr>
        <w:t>28.72</w:t>
      </w:r>
      <w:r>
        <w:rPr>
          <w:sz w:val="24"/>
          <w:szCs w:val="24"/>
          <w:lang w:val="en-GB"/>
        </w:rPr>
        <w:t>, CI=[</w:t>
      </w:r>
      <w:r w:rsidRPr="00966B4D">
        <w:t xml:space="preserve"> </w:t>
      </w:r>
      <w:r w:rsidRPr="00966B4D">
        <w:rPr>
          <w:sz w:val="24"/>
          <w:szCs w:val="24"/>
          <w:lang w:val="en-GB"/>
        </w:rPr>
        <w:t>-</w:t>
      </w:r>
      <w:r>
        <w:rPr>
          <w:sz w:val="24"/>
          <w:szCs w:val="24"/>
          <w:lang w:val="en-GB"/>
        </w:rPr>
        <w:t>43</w:t>
      </w:r>
      <w:r w:rsidRPr="00966B4D">
        <w:rPr>
          <w:sz w:val="24"/>
          <w:szCs w:val="24"/>
          <w:lang w:val="en-GB"/>
        </w:rPr>
        <w:t>.</w:t>
      </w:r>
      <w:r>
        <w:rPr>
          <w:sz w:val="24"/>
          <w:szCs w:val="24"/>
          <w:lang w:val="en-GB"/>
        </w:rPr>
        <w:t>74,</w:t>
      </w:r>
      <w:r w:rsidRPr="00966B4D">
        <w:rPr>
          <w:sz w:val="24"/>
          <w:szCs w:val="24"/>
          <w:lang w:val="en-GB"/>
        </w:rPr>
        <w:t xml:space="preserve"> </w:t>
      </w:r>
      <w:r>
        <w:rPr>
          <w:sz w:val="24"/>
          <w:szCs w:val="24"/>
          <w:lang w:val="en-GB"/>
        </w:rPr>
        <w:t>13</w:t>
      </w:r>
      <w:r w:rsidRPr="00966B4D">
        <w:rPr>
          <w:sz w:val="24"/>
          <w:szCs w:val="24"/>
          <w:lang w:val="en-GB"/>
        </w:rPr>
        <w:t>.</w:t>
      </w:r>
      <w:r>
        <w:rPr>
          <w:sz w:val="24"/>
          <w:szCs w:val="24"/>
          <w:lang w:val="en-GB"/>
        </w:rPr>
        <w:t>53]), suggesting that during development individuals increasingly differentiate between risk and uncertainty.</w:t>
      </w:r>
      <w:commentRangeEnd w:id="17"/>
      <w:r>
        <w:rPr>
          <w:rStyle w:val="CommentReference"/>
          <w:rFonts w:eastAsiaTheme="minorHAnsi"/>
        </w:rPr>
        <w:commentReference w:id="17"/>
      </w:r>
      <w:commentRangeEnd w:id="18"/>
      <w:r>
        <w:rPr>
          <w:rStyle w:val="CommentReference"/>
          <w:rFonts w:eastAsiaTheme="minorHAnsi"/>
        </w:rPr>
        <w:commentReference w:id="18"/>
      </w:r>
    </w:p>
    <w:p w14:paraId="18136362" w14:textId="5144C881" w:rsidR="00366DC8" w:rsidRPr="00115121" w:rsidRDefault="00366DC8" w:rsidP="001A1B8C">
      <w:pPr>
        <w:ind w:firstLine="0"/>
        <w:jc w:val="both"/>
        <w:rPr>
          <w:sz w:val="24"/>
          <w:szCs w:val="24"/>
        </w:rPr>
      </w:pPr>
      <w:r w:rsidRPr="003F188A">
        <w:rPr>
          <w:sz w:val="24"/>
          <w:szCs w:val="24"/>
          <w:lang w:val="en-GB"/>
        </w:rPr>
        <w:t xml:space="preserve">The </w:t>
      </w:r>
      <w:r w:rsidR="009C0977">
        <w:rPr>
          <w:sz w:val="24"/>
          <w:szCs w:val="24"/>
          <w:lang w:val="en-GB"/>
        </w:rPr>
        <w:t>third</w:t>
      </w:r>
      <w:r w:rsidRPr="003F188A">
        <w:rPr>
          <w:sz w:val="24"/>
          <w:szCs w:val="24"/>
          <w:lang w:val="en-GB"/>
        </w:rPr>
        <w:t xml:space="preserve"> hypothesis stated that adolescents generally use more social information irrespective of uncertainty. This </w:t>
      </w:r>
      <w:r>
        <w:rPr>
          <w:sz w:val="24"/>
          <w:szCs w:val="24"/>
          <w:lang w:val="en-GB"/>
        </w:rPr>
        <w:t>was tested</w:t>
      </w:r>
      <w:r w:rsidRPr="003F188A">
        <w:rPr>
          <w:sz w:val="24"/>
          <w:szCs w:val="24"/>
          <w:lang w:val="en-GB"/>
        </w:rPr>
        <w:t xml:space="preserve"> </w:t>
      </w:r>
      <w:r>
        <w:rPr>
          <w:sz w:val="24"/>
          <w:szCs w:val="24"/>
          <w:lang w:val="en-GB"/>
        </w:rPr>
        <w:t>with</w:t>
      </w:r>
      <w:r w:rsidRPr="003F188A">
        <w:rPr>
          <w:sz w:val="24"/>
          <w:szCs w:val="24"/>
          <w:lang w:val="en-GB"/>
        </w:rPr>
        <w:t xml:space="preserve"> the interaction between quadratic age and social information use. This </w:t>
      </w:r>
      <w:r>
        <w:rPr>
          <w:sz w:val="24"/>
          <w:szCs w:val="24"/>
          <w:lang w:val="en-GB"/>
        </w:rPr>
        <w:t xml:space="preserve">hypothesis </w:t>
      </w:r>
      <w:r w:rsidRPr="003F188A">
        <w:rPr>
          <w:sz w:val="24"/>
          <w:szCs w:val="24"/>
          <w:lang w:val="en-GB"/>
        </w:rPr>
        <w:t>was only true for safe social information (b_</w:t>
      </w:r>
      <w:proofErr w:type="gramStart"/>
      <w:r w:rsidRPr="003F188A">
        <w:rPr>
          <w:sz w:val="24"/>
          <w:szCs w:val="24"/>
          <w:lang w:val="en-GB"/>
        </w:rPr>
        <w:t>safe:age</w:t>
      </w:r>
      <w:proofErr w:type="gramEnd"/>
      <w:r w:rsidRPr="003F188A">
        <w:rPr>
          <w:sz w:val="24"/>
          <w:szCs w:val="24"/>
          <w:lang w:val="en-GB"/>
        </w:rPr>
        <w:t>^2=</w:t>
      </w:r>
      <w:r w:rsidRPr="003F188A">
        <w:rPr>
          <w:sz w:val="24"/>
          <w:szCs w:val="24"/>
        </w:rPr>
        <w:t xml:space="preserve"> </w:t>
      </w:r>
      <w:r w:rsidRPr="003F188A">
        <w:rPr>
          <w:sz w:val="24"/>
          <w:szCs w:val="24"/>
          <w:lang w:val="en-GB"/>
        </w:rPr>
        <w:t>-</w:t>
      </w:r>
      <w:r w:rsidRPr="003F188A">
        <w:rPr>
          <w:sz w:val="24"/>
          <w:szCs w:val="24"/>
        </w:rPr>
        <w:t xml:space="preserve"> </w:t>
      </w:r>
      <w:r w:rsidRPr="003F188A">
        <w:rPr>
          <w:sz w:val="24"/>
          <w:szCs w:val="24"/>
          <w:lang w:val="en-GB"/>
        </w:rPr>
        <w:t>-31.15, CI=[</w:t>
      </w:r>
      <w:r w:rsidRPr="003F188A">
        <w:rPr>
          <w:sz w:val="24"/>
          <w:szCs w:val="24"/>
        </w:rPr>
        <w:t xml:space="preserve"> </w:t>
      </w:r>
      <w:r w:rsidRPr="003F188A">
        <w:rPr>
          <w:sz w:val="24"/>
          <w:szCs w:val="24"/>
          <w:lang w:val="en-GB"/>
        </w:rPr>
        <w:t>-53.76, -8.95]), but not for risky social information (</w:t>
      </w:r>
      <w:proofErr w:type="spellStart"/>
      <w:r w:rsidRPr="003F188A">
        <w:rPr>
          <w:sz w:val="24"/>
          <w:szCs w:val="24"/>
          <w:lang w:val="en-GB"/>
        </w:rPr>
        <w:t>b_risk</w:t>
      </w:r>
      <w:proofErr w:type="spellEnd"/>
      <w:r w:rsidRPr="003F188A">
        <w:rPr>
          <w:sz w:val="24"/>
          <w:szCs w:val="24"/>
          <w:lang w:val="en-GB"/>
        </w:rPr>
        <w:t>: age^2=</w:t>
      </w:r>
      <w:r w:rsidRPr="003F188A">
        <w:rPr>
          <w:sz w:val="24"/>
          <w:szCs w:val="24"/>
        </w:rPr>
        <w:t xml:space="preserve"> 3.07, </w:t>
      </w:r>
      <w:r w:rsidRPr="003F188A">
        <w:rPr>
          <w:sz w:val="24"/>
          <w:szCs w:val="24"/>
          <w:lang w:val="en-GB"/>
        </w:rPr>
        <w:t>CI=[</w:t>
      </w:r>
      <w:r w:rsidRPr="003F188A">
        <w:rPr>
          <w:sz w:val="24"/>
          <w:szCs w:val="24"/>
        </w:rPr>
        <w:t>-13.46,</w:t>
      </w:r>
      <w:r w:rsidR="00234263">
        <w:rPr>
          <w:sz w:val="24"/>
          <w:szCs w:val="24"/>
        </w:rPr>
        <w:t xml:space="preserve"> </w:t>
      </w:r>
      <w:r w:rsidRPr="003F188A">
        <w:rPr>
          <w:sz w:val="24"/>
          <w:szCs w:val="24"/>
        </w:rPr>
        <w:t>19.41])</w:t>
      </w:r>
      <w:r w:rsidR="00115121">
        <w:rPr>
          <w:sz w:val="24"/>
          <w:szCs w:val="24"/>
        </w:rPr>
        <w:t>.</w:t>
      </w:r>
    </w:p>
    <w:p w14:paraId="435134E5" w14:textId="5A9E78FF" w:rsidR="00D57E90" w:rsidRDefault="00366DC8" w:rsidP="001A1B8C">
      <w:pPr>
        <w:keepNext/>
        <w:ind w:firstLine="0"/>
        <w:jc w:val="both"/>
        <w:rPr>
          <w:sz w:val="24"/>
          <w:szCs w:val="24"/>
          <w:lang w:val="en-GB"/>
        </w:rPr>
      </w:pPr>
      <w:r>
        <w:rPr>
          <w:sz w:val="24"/>
          <w:szCs w:val="24"/>
          <w:lang w:val="en-GB"/>
        </w:rPr>
        <w:lastRenderedPageBreak/>
        <w:t>The fourth preregistered hypothesis was the most specific of our hypotheses. We were interested in whether the interaction between uncertainty and information use is less strong during adolescence, as compared to members of other age groups. This corresponds to a negative three-way interaction between social information use, uncertainty and quadratic age. This interaction was not credible either for safe (b_</w:t>
      </w:r>
      <w:proofErr w:type="gramStart"/>
      <w:r>
        <w:rPr>
          <w:sz w:val="24"/>
          <w:szCs w:val="24"/>
          <w:lang w:val="en-GB"/>
        </w:rPr>
        <w:t>safe:uncertain</w:t>
      </w:r>
      <w:proofErr w:type="gramEnd"/>
      <w:r>
        <w:rPr>
          <w:sz w:val="24"/>
          <w:szCs w:val="24"/>
          <w:lang w:val="en-GB"/>
        </w:rPr>
        <w:t>:age^2= -6.60, CI= [</w:t>
      </w:r>
      <w:r w:rsidRPr="00966B4D">
        <w:rPr>
          <w:sz w:val="24"/>
          <w:szCs w:val="24"/>
          <w:lang w:val="en-GB"/>
        </w:rPr>
        <w:t>-</w:t>
      </w:r>
      <w:r>
        <w:rPr>
          <w:sz w:val="24"/>
          <w:szCs w:val="24"/>
          <w:lang w:val="en-GB"/>
        </w:rPr>
        <w:t>13</w:t>
      </w:r>
      <w:r w:rsidRPr="00966B4D">
        <w:rPr>
          <w:sz w:val="24"/>
          <w:szCs w:val="24"/>
          <w:lang w:val="en-GB"/>
        </w:rPr>
        <w:t>.</w:t>
      </w:r>
      <w:r>
        <w:rPr>
          <w:sz w:val="24"/>
          <w:szCs w:val="24"/>
          <w:lang w:val="en-GB"/>
        </w:rPr>
        <w:t>75,26</w:t>
      </w:r>
      <w:r w:rsidRPr="00966B4D">
        <w:rPr>
          <w:sz w:val="24"/>
          <w:szCs w:val="24"/>
          <w:lang w:val="en-GB"/>
        </w:rPr>
        <w:t>.</w:t>
      </w:r>
      <w:r>
        <w:rPr>
          <w:sz w:val="24"/>
          <w:szCs w:val="24"/>
          <w:lang w:val="en-GB"/>
        </w:rPr>
        <w:t>29]), nor for risky social information (b_risky:uncertain:age^2=</w:t>
      </w:r>
      <w:r w:rsidRPr="00966B4D">
        <w:t xml:space="preserve"> </w:t>
      </w:r>
      <w:r>
        <w:t xml:space="preserve"> </w:t>
      </w:r>
      <w:r>
        <w:rPr>
          <w:sz w:val="24"/>
          <w:szCs w:val="24"/>
          <w:lang w:val="en-GB"/>
        </w:rPr>
        <w:t>6.14, CI= [</w:t>
      </w:r>
      <w:r w:rsidRPr="00966B4D">
        <w:t xml:space="preserve"> </w:t>
      </w:r>
      <w:r w:rsidRPr="00966B4D">
        <w:rPr>
          <w:sz w:val="24"/>
          <w:szCs w:val="24"/>
          <w:lang w:val="en-GB"/>
        </w:rPr>
        <w:t>-</w:t>
      </w:r>
      <w:r>
        <w:rPr>
          <w:sz w:val="24"/>
          <w:szCs w:val="24"/>
          <w:lang w:val="en-GB"/>
        </w:rPr>
        <w:t>17</w:t>
      </w:r>
      <w:r w:rsidRPr="00966B4D">
        <w:rPr>
          <w:sz w:val="24"/>
          <w:szCs w:val="24"/>
          <w:lang w:val="en-GB"/>
        </w:rPr>
        <w:t>.</w:t>
      </w:r>
      <w:r>
        <w:rPr>
          <w:sz w:val="24"/>
          <w:szCs w:val="24"/>
          <w:lang w:val="en-GB"/>
        </w:rPr>
        <w:t>85,</w:t>
      </w:r>
      <w:r w:rsidRPr="00966B4D">
        <w:rPr>
          <w:sz w:val="24"/>
          <w:szCs w:val="24"/>
          <w:lang w:val="en-GB"/>
        </w:rPr>
        <w:t xml:space="preserve"> </w:t>
      </w:r>
      <w:r>
        <w:rPr>
          <w:sz w:val="24"/>
          <w:szCs w:val="24"/>
          <w:lang w:val="en-GB"/>
        </w:rPr>
        <w:t>29</w:t>
      </w:r>
      <w:r w:rsidRPr="00966B4D">
        <w:rPr>
          <w:sz w:val="24"/>
          <w:szCs w:val="24"/>
          <w:lang w:val="en-GB"/>
        </w:rPr>
        <w:t>.</w:t>
      </w:r>
      <w:r>
        <w:rPr>
          <w:sz w:val="24"/>
          <w:szCs w:val="24"/>
          <w:lang w:val="en-GB"/>
        </w:rPr>
        <w:t>37]). The same interaction was also not credible using a linear age predictor for either safe (</w:t>
      </w:r>
      <w:proofErr w:type="spellStart"/>
      <w:r>
        <w:rPr>
          <w:sz w:val="24"/>
          <w:szCs w:val="24"/>
          <w:lang w:val="en-GB"/>
        </w:rPr>
        <w:t>b_</w:t>
      </w:r>
      <w:proofErr w:type="gramStart"/>
      <w:r>
        <w:rPr>
          <w:sz w:val="24"/>
          <w:szCs w:val="24"/>
          <w:lang w:val="en-GB"/>
        </w:rPr>
        <w:t>safe:uncertain</w:t>
      </w:r>
      <w:proofErr w:type="gramEnd"/>
      <w:r>
        <w:rPr>
          <w:sz w:val="24"/>
          <w:szCs w:val="24"/>
          <w:lang w:val="en-GB"/>
        </w:rPr>
        <w:t>:age</w:t>
      </w:r>
      <w:proofErr w:type="spellEnd"/>
      <w:r>
        <w:rPr>
          <w:sz w:val="24"/>
          <w:szCs w:val="24"/>
          <w:lang w:val="en-GB"/>
        </w:rPr>
        <w:t>= 30.23, CI= [</w:t>
      </w:r>
      <w:r w:rsidRPr="00966B4D">
        <w:rPr>
          <w:sz w:val="24"/>
          <w:szCs w:val="24"/>
          <w:lang w:val="en-GB"/>
        </w:rPr>
        <w:t>-</w:t>
      </w:r>
      <w:r>
        <w:rPr>
          <w:sz w:val="24"/>
          <w:szCs w:val="24"/>
          <w:lang w:val="en-GB"/>
        </w:rPr>
        <w:t>1</w:t>
      </w:r>
      <w:r w:rsidRPr="00966B4D">
        <w:rPr>
          <w:sz w:val="24"/>
          <w:szCs w:val="24"/>
          <w:lang w:val="en-GB"/>
        </w:rPr>
        <w:t>.</w:t>
      </w:r>
      <w:r>
        <w:rPr>
          <w:sz w:val="24"/>
          <w:szCs w:val="24"/>
          <w:lang w:val="en-GB"/>
        </w:rPr>
        <w:t>62,61</w:t>
      </w:r>
      <w:r w:rsidRPr="00966B4D">
        <w:rPr>
          <w:sz w:val="24"/>
          <w:szCs w:val="24"/>
          <w:lang w:val="en-GB"/>
        </w:rPr>
        <w:t>.</w:t>
      </w:r>
      <w:r>
        <w:rPr>
          <w:sz w:val="24"/>
          <w:szCs w:val="24"/>
          <w:lang w:val="en-GB"/>
        </w:rPr>
        <w:t>77]), or risky social information (</w:t>
      </w:r>
      <w:proofErr w:type="spellStart"/>
      <w:r>
        <w:rPr>
          <w:sz w:val="24"/>
          <w:szCs w:val="24"/>
          <w:lang w:val="en-GB"/>
        </w:rPr>
        <w:t>b_safe:uncertain:age</w:t>
      </w:r>
      <w:proofErr w:type="spellEnd"/>
      <w:r>
        <w:rPr>
          <w:sz w:val="24"/>
          <w:szCs w:val="24"/>
          <w:lang w:val="en-GB"/>
        </w:rPr>
        <w:t>= 13.60, CI= [</w:t>
      </w:r>
      <w:r w:rsidRPr="00966B4D">
        <w:rPr>
          <w:sz w:val="24"/>
          <w:szCs w:val="24"/>
          <w:lang w:val="en-GB"/>
        </w:rPr>
        <w:t>-</w:t>
      </w:r>
      <w:r>
        <w:rPr>
          <w:sz w:val="24"/>
          <w:szCs w:val="24"/>
          <w:lang w:val="en-GB"/>
        </w:rPr>
        <w:t>8</w:t>
      </w:r>
      <w:r w:rsidRPr="00966B4D">
        <w:rPr>
          <w:sz w:val="24"/>
          <w:szCs w:val="24"/>
          <w:lang w:val="en-GB"/>
        </w:rPr>
        <w:t>.</w:t>
      </w:r>
      <w:r>
        <w:rPr>
          <w:sz w:val="24"/>
          <w:szCs w:val="24"/>
          <w:lang w:val="en-GB"/>
        </w:rPr>
        <w:t>84,37</w:t>
      </w:r>
      <w:r w:rsidRPr="00966B4D">
        <w:rPr>
          <w:sz w:val="24"/>
          <w:szCs w:val="24"/>
          <w:lang w:val="en-GB"/>
        </w:rPr>
        <w:t>.</w:t>
      </w:r>
      <w:r>
        <w:rPr>
          <w:sz w:val="24"/>
          <w:szCs w:val="24"/>
          <w:lang w:val="en-GB"/>
        </w:rPr>
        <w:t>67])</w:t>
      </w:r>
      <w:r w:rsidR="00D57E90">
        <w:rPr>
          <w:sz w:val="24"/>
          <w:szCs w:val="24"/>
          <w:lang w:val="en-GB"/>
        </w:rPr>
        <w:t xml:space="preserve">. </w:t>
      </w:r>
    </w:p>
    <w:p w14:paraId="710ADC6F" w14:textId="77777777" w:rsidR="00D57E90" w:rsidRDefault="00D57E90" w:rsidP="001A1B8C">
      <w:pPr>
        <w:keepNext/>
        <w:ind w:firstLine="0"/>
        <w:jc w:val="both"/>
        <w:rPr>
          <w:sz w:val="24"/>
          <w:szCs w:val="24"/>
          <w:lang w:val="en-GB"/>
        </w:rPr>
      </w:pPr>
      <w:r w:rsidRPr="00E21CB8">
        <w:rPr>
          <w:b/>
          <w:sz w:val="24"/>
          <w:szCs w:val="24"/>
          <w:lang w:val="en-GB"/>
        </w:rPr>
        <w:t>Model based Analysis</w:t>
      </w:r>
      <w:r w:rsidRPr="00E21CB8">
        <w:rPr>
          <w:sz w:val="24"/>
          <w:szCs w:val="24"/>
          <w:lang w:val="en-GB"/>
        </w:rPr>
        <w:t xml:space="preserve">. </w:t>
      </w:r>
    </w:p>
    <w:p w14:paraId="383B2AD6" w14:textId="49FEAE61" w:rsidR="00D57E90" w:rsidRDefault="00D57E90" w:rsidP="001A1B8C">
      <w:pPr>
        <w:keepNext/>
        <w:ind w:firstLine="0"/>
        <w:jc w:val="both"/>
        <w:rPr>
          <w:sz w:val="24"/>
          <w:szCs w:val="24"/>
          <w:lang w:val="en-GB"/>
        </w:rPr>
      </w:pPr>
      <w:r w:rsidRPr="00E21CB8">
        <w:rPr>
          <w:sz w:val="24"/>
          <w:szCs w:val="24"/>
          <w:lang w:val="en-GB"/>
        </w:rPr>
        <w:t xml:space="preserve">Here we report the parameter estimates obtained from fitting the </w:t>
      </w:r>
      <w:r>
        <w:rPr>
          <w:sz w:val="24"/>
          <w:szCs w:val="24"/>
          <w:lang w:val="en-GB"/>
        </w:rPr>
        <w:t xml:space="preserve">above </w:t>
      </w:r>
      <w:r w:rsidRPr="00E21CB8">
        <w:rPr>
          <w:sz w:val="24"/>
          <w:szCs w:val="24"/>
          <w:lang w:val="en-GB"/>
        </w:rPr>
        <w:t>outlined model to our subjects’ decisions.</w:t>
      </w:r>
      <w:r>
        <w:rPr>
          <w:sz w:val="24"/>
          <w:szCs w:val="24"/>
          <w:lang w:val="en-GB"/>
        </w:rPr>
        <w:t xml:space="preserve"> First and foremost, we conform our last preregistered hypothesis, as we found that a model which integrates safe and risky social information describes our subjects’ behaviour better than models which assume that a social context makes our subjects more reward sensitive or makes them more distracted (</w:t>
      </w:r>
      <m:oMath>
        <m:r>
          <m:rPr>
            <m:sty m:val="p"/>
          </m:rPr>
          <w:rPr>
            <w:rFonts w:ascii="Cambria Math" w:hAnsi="Cambria Math"/>
            <w:sz w:val="24"/>
            <w:szCs w:val="24"/>
            <w:lang w:val="en-GB"/>
          </w:rPr>
          <m:t>Δ</m:t>
        </m:r>
      </m:oMath>
      <w:r>
        <w:rPr>
          <w:sz w:val="24"/>
          <w:szCs w:val="24"/>
          <w:lang w:val="en-GB"/>
        </w:rPr>
        <w:t>elpd = 671).</w:t>
      </w:r>
      <w:r w:rsidR="00FC4B2E">
        <w:rPr>
          <w:sz w:val="24"/>
          <w:szCs w:val="24"/>
          <w:lang w:val="en-GB"/>
        </w:rPr>
        <w:t xml:space="preserve"> </w:t>
      </w:r>
      <w:r>
        <w:rPr>
          <w:sz w:val="24"/>
          <w:szCs w:val="24"/>
          <w:lang w:val="en-GB"/>
        </w:rPr>
        <w:t xml:space="preserve">We emphasise that our proposed model captures the behaviour of </w:t>
      </w:r>
      <w:r w:rsidR="00496E24">
        <w:rPr>
          <w:sz w:val="24"/>
          <w:szCs w:val="24"/>
          <w:lang w:val="en-GB"/>
        </w:rPr>
        <w:t>subjects</w:t>
      </w:r>
      <w:r>
        <w:rPr>
          <w:sz w:val="24"/>
          <w:szCs w:val="24"/>
          <w:lang w:val="en-GB"/>
        </w:rPr>
        <w:t xml:space="preserve"> in all age groups well, which can be seen in figure 5.</w:t>
      </w:r>
    </w:p>
    <w:p w14:paraId="43ED89BA" w14:textId="5F7F7869" w:rsidR="00D57E90" w:rsidRDefault="00D57E90" w:rsidP="001A1B8C">
      <w:pPr>
        <w:ind w:firstLine="0"/>
        <w:jc w:val="both"/>
        <w:rPr>
          <w:sz w:val="24"/>
          <w:szCs w:val="24"/>
          <w:lang w:val="en-GB"/>
        </w:rPr>
      </w:pPr>
    </w:p>
    <w:p w14:paraId="6FC9AAE4" w14:textId="77777777" w:rsidR="00D57E90" w:rsidRDefault="00D57E90" w:rsidP="001A1B8C">
      <w:pPr>
        <w:keepNext/>
        <w:ind w:firstLine="0"/>
        <w:jc w:val="both"/>
        <w:rPr>
          <w:sz w:val="24"/>
          <w:szCs w:val="24"/>
          <w:lang w:val="en-GB"/>
        </w:rPr>
      </w:pPr>
    </w:p>
    <w:p w14:paraId="18F62396" w14:textId="1A4026D1" w:rsidR="00366DC8" w:rsidRPr="0041304B" w:rsidRDefault="00366DC8" w:rsidP="001A1B8C">
      <w:pPr>
        <w:keepNext/>
        <w:ind w:firstLine="0"/>
        <w:jc w:val="both"/>
        <w:rPr>
          <w:sz w:val="24"/>
          <w:szCs w:val="24"/>
          <w:lang w:val="en-GB"/>
        </w:rPr>
      </w:pPr>
      <w:commentRangeStart w:id="19"/>
      <w:r w:rsidRPr="00E21CB8">
        <w:rPr>
          <w:noProof/>
          <w:sz w:val="24"/>
          <w:szCs w:val="24"/>
          <w:lang w:val="en-GB"/>
        </w:rPr>
        <w:drawing>
          <wp:inline distT="0" distB="0" distL="0" distR="0" wp14:anchorId="4395469F" wp14:editId="50C31036">
            <wp:extent cx="6691532" cy="396234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wData_Model.png"/>
                    <pic:cNvPicPr/>
                  </pic:nvPicPr>
                  <pic:blipFill>
                    <a:blip r:embed="rId18"/>
                    <a:stretch>
                      <a:fillRect/>
                    </a:stretch>
                  </pic:blipFill>
                  <pic:spPr>
                    <a:xfrm>
                      <a:off x="0" y="0"/>
                      <a:ext cx="6721706" cy="3980213"/>
                    </a:xfrm>
                    <a:prstGeom prst="rect">
                      <a:avLst/>
                    </a:prstGeom>
                  </pic:spPr>
                </pic:pic>
              </a:graphicData>
            </a:graphic>
          </wp:inline>
        </w:drawing>
      </w:r>
      <w:r w:rsidR="006655E9">
        <w:rPr>
          <w:sz w:val="24"/>
          <w:szCs w:val="24"/>
          <w:lang w:val="en-GB"/>
        </w:rPr>
        <w:t xml:space="preserve"> </w:t>
      </w:r>
      <w:commentRangeEnd w:id="19"/>
      <w:r w:rsidR="006655E9">
        <w:rPr>
          <w:rStyle w:val="CommentReference"/>
          <w:rFonts w:eastAsiaTheme="minorHAnsi"/>
        </w:rPr>
        <w:commentReference w:id="19"/>
      </w:r>
    </w:p>
    <w:p w14:paraId="35BFF920" w14:textId="438B5B20" w:rsidR="00366DC8" w:rsidRPr="001A48B1" w:rsidRDefault="00366DC8" w:rsidP="001A1B8C">
      <w:pPr>
        <w:pStyle w:val="Caption"/>
        <w:jc w:val="both"/>
        <w:rPr>
          <w:b w:val="0"/>
          <w:sz w:val="24"/>
          <w:szCs w:val="24"/>
        </w:rPr>
      </w:pPr>
      <w:r w:rsidRPr="001A48B1">
        <w:rPr>
          <w:b w:val="0"/>
          <w:sz w:val="24"/>
          <w:szCs w:val="24"/>
        </w:rPr>
        <w:t xml:space="preserve">Figure </w:t>
      </w:r>
      <w:r w:rsidRPr="001A48B1">
        <w:rPr>
          <w:b w:val="0"/>
          <w:sz w:val="24"/>
          <w:szCs w:val="24"/>
        </w:rPr>
        <w:fldChar w:fldCharType="begin"/>
      </w:r>
      <w:r w:rsidRPr="001A48B1">
        <w:rPr>
          <w:b w:val="0"/>
          <w:sz w:val="24"/>
          <w:szCs w:val="24"/>
        </w:rPr>
        <w:instrText xml:space="preserve"> SEQ Figure \* ARABIC </w:instrText>
      </w:r>
      <w:r w:rsidRPr="001A48B1">
        <w:rPr>
          <w:b w:val="0"/>
          <w:sz w:val="24"/>
          <w:szCs w:val="24"/>
        </w:rPr>
        <w:fldChar w:fldCharType="separate"/>
      </w:r>
      <w:r w:rsidR="00A122A8">
        <w:rPr>
          <w:b w:val="0"/>
          <w:noProof/>
          <w:sz w:val="24"/>
          <w:szCs w:val="24"/>
        </w:rPr>
        <w:t>5</w:t>
      </w:r>
      <w:r w:rsidRPr="001A48B1">
        <w:rPr>
          <w:b w:val="0"/>
          <w:noProof/>
          <w:sz w:val="24"/>
          <w:szCs w:val="24"/>
        </w:rPr>
        <w:fldChar w:fldCharType="end"/>
      </w:r>
      <w:r w:rsidRPr="001A48B1">
        <w:rPr>
          <w:b w:val="0"/>
          <w:sz w:val="24"/>
          <w:szCs w:val="24"/>
        </w:rPr>
        <w:t xml:space="preserve">: Percentage of risky choice by developmental stage and quality of social information. Black circles denote the subject mean with 95% CI. Mean and 95%CI form simulations under the full posterior are plotted in blue. </w:t>
      </w:r>
    </w:p>
    <w:p w14:paraId="48A6B377" w14:textId="791C2E28" w:rsidR="00D57E90" w:rsidRPr="00A74FE3" w:rsidRDefault="00366DC8" w:rsidP="001A1B8C">
      <w:pPr>
        <w:ind w:firstLine="0"/>
        <w:jc w:val="both"/>
        <w:rPr>
          <w:sz w:val="24"/>
          <w:szCs w:val="24"/>
          <w:lang w:val="en-GB"/>
        </w:rPr>
      </w:pPr>
      <w:r w:rsidRPr="00E21CB8">
        <w:rPr>
          <w:sz w:val="24"/>
          <w:szCs w:val="24"/>
          <w:lang w:val="en-GB"/>
        </w:rPr>
        <w:t>Our results show that people use social information more when they are more uncertain of how to decide. This is implied by the higher social influence parameter estimates, when there is uncertainty, as opposed to risk alone</w:t>
      </w:r>
      <w:r>
        <w:rPr>
          <w:sz w:val="24"/>
          <w:szCs w:val="24"/>
          <w:lang w:val="en-GB"/>
        </w:rPr>
        <w:t xml:space="preserve">. </w:t>
      </w:r>
      <w:r w:rsidRPr="00E21CB8">
        <w:rPr>
          <w:sz w:val="24"/>
          <w:szCs w:val="24"/>
          <w:lang w:val="en-GB"/>
        </w:rPr>
        <w:t xml:space="preserve">This difference is in the range of a medium effect size, (posterior mean </w:t>
      </w:r>
      <w:r>
        <w:rPr>
          <w:sz w:val="24"/>
          <w:szCs w:val="24"/>
          <w:lang w:val="en-GB"/>
        </w:rPr>
        <w:t>of d</w:t>
      </w:r>
      <w:r w:rsidRPr="00E21CB8">
        <w:rPr>
          <w:sz w:val="24"/>
          <w:szCs w:val="24"/>
          <w:lang w:val="en-GB"/>
        </w:rPr>
        <w:t xml:space="preserve"> = 0.62)</w:t>
      </w:r>
      <w:r w:rsidR="0059401A">
        <w:rPr>
          <w:sz w:val="24"/>
          <w:szCs w:val="24"/>
          <w:lang w:val="en-GB"/>
        </w:rPr>
        <w:t>, but seems to be driven mostly by safe social information</w:t>
      </w:r>
      <w:r w:rsidRPr="00E21CB8">
        <w:rPr>
          <w:sz w:val="24"/>
          <w:szCs w:val="24"/>
          <w:lang w:val="en-GB"/>
        </w:rPr>
        <w:t xml:space="preserve">. </w:t>
      </w:r>
      <w:r w:rsidR="00D57E90">
        <w:rPr>
          <w:sz w:val="24"/>
          <w:szCs w:val="24"/>
          <w:lang w:val="en-GB"/>
        </w:rPr>
        <w:t xml:space="preserve">Formal modelling of our subjects’ decisions reveals linear developmental change in all parameters. Reward sensitivity decreased with age, towards a utility function which implies risk aversion </w:t>
      </w:r>
      <w:r w:rsidR="00D57E90" w:rsidRPr="00D57E90">
        <w:rPr>
          <w:color w:val="FF0000"/>
          <w:sz w:val="24"/>
          <w:szCs w:val="24"/>
          <w:lang w:val="en-GB"/>
        </w:rPr>
        <w:t>()</w:t>
      </w:r>
      <w:r w:rsidR="00D57E90">
        <w:rPr>
          <w:sz w:val="24"/>
          <w:szCs w:val="24"/>
          <w:lang w:val="en-GB"/>
        </w:rPr>
        <w:t xml:space="preserve">. At the same time, individuals’ representation of </w:t>
      </w:r>
      <w:r w:rsidR="00D57E90">
        <w:rPr>
          <w:sz w:val="24"/>
          <w:szCs w:val="24"/>
          <w:lang w:val="en-GB"/>
        </w:rPr>
        <w:lastRenderedPageBreak/>
        <w:t xml:space="preserve">uncertainty became more accurate with age and was on average most optimal in the oldest individuals tested </w:t>
      </w:r>
      <w:r w:rsidR="00D57E90" w:rsidRPr="00D57E90">
        <w:rPr>
          <w:color w:val="FF0000"/>
          <w:sz w:val="24"/>
          <w:szCs w:val="24"/>
          <w:lang w:val="en-GB"/>
        </w:rPr>
        <w:t>()</w:t>
      </w:r>
      <w:r w:rsidR="00D57E90">
        <w:rPr>
          <w:sz w:val="24"/>
          <w:szCs w:val="24"/>
          <w:lang w:val="en-GB"/>
        </w:rPr>
        <w:t>. Social influence for safe and for risky social information decreased with age under risk and under uncertainty. When social information was risky, there was no considerable difference between the uncertainty and risk condition, however, when social information was safe</w:t>
      </w:r>
      <w:r w:rsidR="005B3B80">
        <w:rPr>
          <w:sz w:val="24"/>
          <w:szCs w:val="24"/>
          <w:lang w:val="en-GB"/>
        </w:rPr>
        <w:t>,</w:t>
      </w:r>
      <w:r w:rsidR="00D57E90">
        <w:rPr>
          <w:sz w:val="24"/>
          <w:szCs w:val="24"/>
          <w:lang w:val="en-GB"/>
        </w:rPr>
        <w:t xml:space="preserve"> subjects integrated this information more</w:t>
      </w:r>
      <w:r w:rsidR="005B3B80">
        <w:rPr>
          <w:sz w:val="24"/>
          <w:szCs w:val="24"/>
          <w:lang w:val="en-GB"/>
        </w:rPr>
        <w:t xml:space="preserve"> into their decision</w:t>
      </w:r>
      <w:r w:rsidR="00D57E90">
        <w:rPr>
          <w:sz w:val="24"/>
          <w:szCs w:val="24"/>
          <w:lang w:val="en-GB"/>
        </w:rPr>
        <w:t>, when they were more uncertain</w:t>
      </w:r>
      <w:r w:rsidR="005B3B80">
        <w:rPr>
          <w:sz w:val="24"/>
          <w:szCs w:val="24"/>
          <w:lang w:val="en-GB"/>
        </w:rPr>
        <w:t xml:space="preserve">. </w:t>
      </w:r>
      <w:r w:rsidR="00D57E90" w:rsidRPr="00E21CB8">
        <w:rPr>
          <w:sz w:val="24"/>
          <w:szCs w:val="24"/>
          <w:lang w:val="en-GB"/>
        </w:rPr>
        <w:t>Taken together we show behaviourally and computationally that subjects who were subjectively more uncertain, used</w:t>
      </w:r>
      <w:r w:rsidR="00D57E90">
        <w:rPr>
          <w:sz w:val="24"/>
          <w:szCs w:val="24"/>
          <w:lang w:val="en-GB"/>
        </w:rPr>
        <w:t xml:space="preserve"> </w:t>
      </w:r>
      <w:r w:rsidR="00D57E90" w:rsidRPr="00E21CB8">
        <w:rPr>
          <w:sz w:val="24"/>
          <w:szCs w:val="24"/>
          <w:lang w:val="en-GB"/>
        </w:rPr>
        <w:t xml:space="preserve">social information more, despite the fact that every </w:t>
      </w:r>
      <w:r w:rsidR="00D57E90">
        <w:rPr>
          <w:sz w:val="24"/>
          <w:szCs w:val="24"/>
          <w:lang w:val="en-GB"/>
        </w:rPr>
        <w:t>subject</w:t>
      </w:r>
      <w:r w:rsidR="00D57E90" w:rsidRPr="00E21CB8">
        <w:rPr>
          <w:sz w:val="24"/>
          <w:szCs w:val="24"/>
          <w:lang w:val="en-GB"/>
        </w:rPr>
        <w:t xml:space="preserve"> observed the same amount of information. </w:t>
      </w:r>
    </w:p>
    <w:p w14:paraId="5B8CEE81" w14:textId="754F8F60" w:rsidR="00D57E90" w:rsidRPr="00413DF2" w:rsidRDefault="00D57E90" w:rsidP="001A1B8C">
      <w:pPr>
        <w:ind w:firstLine="0"/>
        <w:jc w:val="both"/>
        <w:rPr>
          <w:sz w:val="24"/>
          <w:szCs w:val="24"/>
        </w:rPr>
      </w:pPr>
      <w:r w:rsidRPr="00E21CB8">
        <w:rPr>
          <w:sz w:val="24"/>
          <w:szCs w:val="24"/>
          <w:lang w:val="en-GB"/>
        </w:rPr>
        <w:t>This underweighting leads to higher uncertainty and t</w:t>
      </w:r>
      <w:r w:rsidRPr="00E21CB8">
        <w:rPr>
          <w:sz w:val="24"/>
          <w:szCs w:val="24"/>
        </w:rPr>
        <w:t>his uncertainty explain</w:t>
      </w:r>
      <w:r>
        <w:rPr>
          <w:sz w:val="24"/>
          <w:szCs w:val="24"/>
        </w:rPr>
        <w:t>s</w:t>
      </w:r>
      <w:r w:rsidRPr="00E21CB8">
        <w:rPr>
          <w:sz w:val="24"/>
          <w:szCs w:val="24"/>
        </w:rPr>
        <w:t xml:space="preserve"> why subjects overestimate low and underestimate high probabilities </w:t>
      </w:r>
      <w:r w:rsidRPr="00D57E90">
        <w:rPr>
          <w:color w:val="FF0000"/>
          <w:sz w:val="24"/>
          <w:szCs w:val="24"/>
        </w:rPr>
        <w:t>(</w:t>
      </w:r>
      <m:oMath>
        <m:sSub>
          <m:sSubPr>
            <m:ctrlPr>
              <w:rPr>
                <w:rFonts w:ascii="Cambria Math" w:hAnsi="Cambria Math"/>
                <w:i/>
                <w:color w:val="FF0000"/>
                <w:sz w:val="24"/>
                <w:szCs w:val="24"/>
              </w:rPr>
            </m:ctrlPr>
          </m:sSubPr>
          <m:e>
            <m:r>
              <w:rPr>
                <w:rFonts w:ascii="Cambria Math" w:hAnsi="Cambria Math"/>
                <w:color w:val="FF0000"/>
                <w:sz w:val="24"/>
                <w:szCs w:val="24"/>
              </w:rPr>
              <m:t>ρ</m:t>
            </m:r>
          </m:e>
          <m:sub>
            <m:r>
              <w:rPr>
                <w:rFonts w:ascii="Cambria Math" w:hAnsi="Cambria Math"/>
                <w:color w:val="FF0000"/>
                <w:sz w:val="24"/>
                <w:szCs w:val="24"/>
              </w:rPr>
              <m:t>true;estimate</m:t>
            </m:r>
          </m:sub>
        </m:sSub>
      </m:oMath>
      <w:r w:rsidRPr="00D57E90">
        <w:rPr>
          <w:color w:val="FF0000"/>
          <w:sz w:val="24"/>
          <w:szCs w:val="24"/>
        </w:rPr>
        <w:t>=0.38, CI</w:t>
      </w:r>
      <w:proofErr w:type="gramStart"/>
      <w:r w:rsidRPr="00D57E90">
        <w:rPr>
          <w:color w:val="FF0000"/>
          <w:sz w:val="24"/>
          <w:szCs w:val="24"/>
        </w:rPr>
        <w:t>=[</w:t>
      </w:r>
      <w:proofErr w:type="gramEnd"/>
      <w:r w:rsidRPr="00D57E90">
        <w:rPr>
          <w:color w:val="FF0000"/>
          <w:sz w:val="24"/>
          <w:szCs w:val="24"/>
        </w:rPr>
        <w:t xml:space="preserve">0.36,0.40]). </w:t>
      </w:r>
      <w:r w:rsidRPr="00E21CB8">
        <w:rPr>
          <w:sz w:val="24"/>
          <w:szCs w:val="24"/>
        </w:rPr>
        <w:t xml:space="preserve">Subjective uncertainty results in the observed regression to the mean of our </w:t>
      </w:r>
      <w:proofErr w:type="gramStart"/>
      <w:r w:rsidR="00496E24">
        <w:rPr>
          <w:sz w:val="24"/>
          <w:szCs w:val="24"/>
        </w:rPr>
        <w:t>subjects</w:t>
      </w:r>
      <w:proofErr w:type="gramEnd"/>
      <w:r w:rsidRPr="00E21CB8">
        <w:rPr>
          <w:sz w:val="24"/>
          <w:szCs w:val="24"/>
        </w:rPr>
        <w:t xml:space="preserve"> probability estimates (figure 4b). </w:t>
      </w:r>
    </w:p>
    <w:p w14:paraId="428FB02E" w14:textId="77777777" w:rsidR="00366DC8" w:rsidRPr="00E21CB8" w:rsidRDefault="00366DC8" w:rsidP="001A1B8C">
      <w:pPr>
        <w:jc w:val="both"/>
        <w:rPr>
          <w:sz w:val="24"/>
          <w:szCs w:val="24"/>
        </w:rPr>
      </w:pPr>
      <w:r w:rsidRPr="00E21CB8">
        <w:rPr>
          <w:noProof/>
          <w:sz w:val="24"/>
          <w:szCs w:val="24"/>
          <w:lang w:val="en-GB"/>
        </w:rPr>
        <w:drawing>
          <wp:inline distT="0" distB="0" distL="0" distR="0" wp14:anchorId="6651C846" wp14:editId="6A7D0B68">
            <wp:extent cx="6138333" cy="26307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ameters.png"/>
                    <pic:cNvPicPr/>
                  </pic:nvPicPr>
                  <pic:blipFill>
                    <a:blip r:embed="rId19"/>
                    <a:stretch>
                      <a:fillRect/>
                    </a:stretch>
                  </pic:blipFill>
                  <pic:spPr>
                    <a:xfrm>
                      <a:off x="0" y="0"/>
                      <a:ext cx="6152579" cy="2636819"/>
                    </a:xfrm>
                    <a:prstGeom prst="rect">
                      <a:avLst/>
                    </a:prstGeom>
                  </pic:spPr>
                </pic:pic>
              </a:graphicData>
            </a:graphic>
          </wp:inline>
        </w:drawing>
      </w:r>
      <w:commentRangeStart w:id="20"/>
      <w:r w:rsidRPr="00E21CB8">
        <w:rPr>
          <w:sz w:val="24"/>
          <w:szCs w:val="24"/>
        </w:rPr>
        <w:t xml:space="preserve"> </w:t>
      </w:r>
      <w:commentRangeEnd w:id="20"/>
      <w:r w:rsidRPr="00E21CB8">
        <w:rPr>
          <w:sz w:val="24"/>
          <w:szCs w:val="24"/>
        </w:rPr>
        <w:commentReference w:id="20"/>
      </w:r>
    </w:p>
    <w:p w14:paraId="1D66BAFE" w14:textId="7AD330F8" w:rsidR="00366DC8" w:rsidRPr="001A48B1" w:rsidRDefault="00366DC8" w:rsidP="001A1B8C">
      <w:pPr>
        <w:jc w:val="both"/>
        <w:rPr>
          <w:sz w:val="24"/>
          <w:szCs w:val="24"/>
          <w:lang w:val="en-GB"/>
        </w:rPr>
      </w:pPr>
      <w:r w:rsidRPr="001A48B1">
        <w:rPr>
          <w:bCs/>
          <w:sz w:val="24"/>
          <w:szCs w:val="24"/>
        </w:rPr>
        <w:t xml:space="preserve">Figure </w:t>
      </w:r>
      <w:r w:rsidRPr="001A48B1">
        <w:rPr>
          <w:bCs/>
          <w:sz w:val="24"/>
          <w:szCs w:val="24"/>
        </w:rPr>
        <w:fldChar w:fldCharType="begin"/>
      </w:r>
      <w:r w:rsidRPr="001A48B1">
        <w:rPr>
          <w:bCs/>
          <w:sz w:val="24"/>
          <w:szCs w:val="24"/>
        </w:rPr>
        <w:instrText xml:space="preserve"> SEQ Figure \* ARABIC </w:instrText>
      </w:r>
      <w:r w:rsidRPr="001A48B1">
        <w:rPr>
          <w:bCs/>
          <w:sz w:val="24"/>
          <w:szCs w:val="24"/>
        </w:rPr>
        <w:fldChar w:fldCharType="separate"/>
      </w:r>
      <w:r w:rsidR="00A122A8">
        <w:rPr>
          <w:bCs/>
          <w:noProof/>
          <w:sz w:val="24"/>
          <w:szCs w:val="24"/>
        </w:rPr>
        <w:t>6</w:t>
      </w:r>
      <w:r w:rsidRPr="001A48B1">
        <w:rPr>
          <w:sz w:val="24"/>
          <w:szCs w:val="24"/>
          <w:lang w:val="en-GB"/>
        </w:rPr>
        <w:fldChar w:fldCharType="end"/>
      </w:r>
      <w:r w:rsidRPr="001A48B1">
        <w:rPr>
          <w:bCs/>
          <w:sz w:val="24"/>
          <w:szCs w:val="24"/>
        </w:rPr>
        <w:t xml:space="preserve">: Age trends in the parameter estimates of the social influence model. A) Shows the age trajectories of a parameter relating to risk attitudes, showing a steady increase in risk aversion through development. It should be noted that even the youngest age-group is risk averse on average as shown </w:t>
      </w:r>
      <w:r w:rsidRPr="001A48B1">
        <w:rPr>
          <w:bCs/>
          <w:sz w:val="24"/>
          <w:szCs w:val="24"/>
        </w:rPr>
        <w:lastRenderedPageBreak/>
        <w:t xml:space="preserve">by a mean parameter estimate smaller than 1. B) </w:t>
      </w:r>
      <w:r w:rsidR="00413DF2">
        <w:rPr>
          <w:bCs/>
          <w:sz w:val="24"/>
          <w:szCs w:val="24"/>
        </w:rPr>
        <w:t>Across development, s</w:t>
      </w:r>
      <w:r w:rsidRPr="001A48B1">
        <w:rPr>
          <w:bCs/>
          <w:sz w:val="24"/>
          <w:szCs w:val="24"/>
        </w:rPr>
        <w:t xml:space="preserve">ubjects become more accurate in integrating new information into their beliefs which is shown </w:t>
      </w:r>
      <w:r w:rsidR="00413DF2">
        <w:rPr>
          <w:bCs/>
          <w:sz w:val="24"/>
          <w:szCs w:val="24"/>
        </w:rPr>
        <w:t>by</w:t>
      </w:r>
      <w:r w:rsidRPr="001A48B1">
        <w:rPr>
          <w:bCs/>
          <w:sz w:val="24"/>
          <w:szCs w:val="24"/>
        </w:rPr>
        <w:t xml:space="preserve"> a linear age trend in this parameter. C) When subjects observe risky social information, they use social information in a similar fashion under risk and uncertainty. Youngest subjects use social information most and the use of social information linearly declines during development. The same age trend is true for safe social information; </w:t>
      </w:r>
      <w:r w:rsidR="001A48B1" w:rsidRPr="001A48B1">
        <w:rPr>
          <w:bCs/>
          <w:sz w:val="24"/>
          <w:szCs w:val="24"/>
        </w:rPr>
        <w:t>however,</w:t>
      </w:r>
      <w:r w:rsidRPr="001A48B1">
        <w:rPr>
          <w:bCs/>
          <w:sz w:val="24"/>
          <w:szCs w:val="24"/>
        </w:rPr>
        <w:t xml:space="preserve"> we show that under uncertainty, all individuals rely more on safe social information than under risk.</w:t>
      </w:r>
    </w:p>
    <w:p w14:paraId="4209665C" w14:textId="77777777" w:rsidR="00D57E90" w:rsidRDefault="00D57E90" w:rsidP="001A1B8C">
      <w:pPr>
        <w:jc w:val="both"/>
        <w:rPr>
          <w:sz w:val="24"/>
          <w:szCs w:val="24"/>
          <w:lang w:val="en-GB"/>
        </w:rPr>
      </w:pPr>
      <w:r>
        <w:rPr>
          <w:sz w:val="24"/>
          <w:szCs w:val="24"/>
          <w:lang w:val="en-GB"/>
        </w:rPr>
        <w:br w:type="page"/>
      </w:r>
    </w:p>
    <w:p w14:paraId="6896E04B" w14:textId="71C17F36" w:rsidR="00AC1CBE" w:rsidRPr="00191592" w:rsidRDefault="00366DC8" w:rsidP="001A1B8C">
      <w:pPr>
        <w:ind w:firstLine="0"/>
        <w:jc w:val="both"/>
        <w:rPr>
          <w:sz w:val="24"/>
          <w:szCs w:val="24"/>
          <w:lang w:val="en-GB"/>
        </w:rPr>
      </w:pPr>
      <w:r w:rsidRPr="00E21CB8">
        <w:rPr>
          <w:sz w:val="24"/>
          <w:szCs w:val="24"/>
          <w:lang w:val="en-GB"/>
        </w:rPr>
        <w:lastRenderedPageBreak/>
        <w:t xml:space="preserve">Notably, subjects put a stronger weight on social information as compared to individual information. This is implied by the posterior mean estimates of </w:t>
      </w:r>
      <m:oMath>
        <m:r>
          <m:rPr>
            <m:sty m:val="p"/>
          </m:rPr>
          <w:rPr>
            <w:rFonts w:ascii="Cambria Math" w:hAnsi="Cambria Math"/>
            <w:sz w:val="24"/>
            <w:szCs w:val="24"/>
            <w:lang w:val="en-GB"/>
          </w:rPr>
          <m:t>Ψ</m:t>
        </m:r>
      </m:oMath>
      <w:r w:rsidRPr="00E21CB8">
        <w:rPr>
          <w:sz w:val="24"/>
          <w:szCs w:val="24"/>
          <w:lang w:val="en-GB"/>
        </w:rPr>
        <w:t xml:space="preserve">, which constitute the weight of social information on our subjects’ decisions. </w:t>
      </w:r>
      <m:oMath>
        <m:r>
          <m:rPr>
            <m:sty m:val="p"/>
          </m:rPr>
          <w:rPr>
            <w:rFonts w:ascii="Cambria Math" w:hAnsi="Cambria Math"/>
            <w:sz w:val="24"/>
            <w:szCs w:val="24"/>
            <w:lang w:val="en-GB"/>
          </w:rPr>
          <m:t>Ψ</m:t>
        </m:r>
      </m:oMath>
      <w:r w:rsidRPr="00E21CB8">
        <w:rPr>
          <w:sz w:val="24"/>
          <w:szCs w:val="24"/>
          <w:lang w:val="en-GB"/>
        </w:rPr>
        <w:t xml:space="preserve"> was almost exclusively greater than 1 (</w:t>
      </w:r>
      <w:r w:rsidRPr="00E21CB8">
        <w:rPr>
          <w:i/>
          <w:sz w:val="24"/>
          <w:szCs w:val="24"/>
          <w:lang w:val="en-GB"/>
        </w:rPr>
        <w:t xml:space="preserve">m </w:t>
      </w:r>
      <w:r w:rsidRPr="00E21CB8">
        <w:rPr>
          <w:sz w:val="24"/>
          <w:szCs w:val="24"/>
          <w:lang w:val="en-GB"/>
        </w:rPr>
        <w:t xml:space="preserve">= 2.40, </w:t>
      </w:r>
      <w:proofErr w:type="spellStart"/>
      <w:r w:rsidRPr="00E21CB8">
        <w:rPr>
          <w:i/>
          <w:sz w:val="24"/>
          <w:szCs w:val="24"/>
          <w:lang w:val="en-GB"/>
        </w:rPr>
        <w:t>sd</w:t>
      </w:r>
      <w:proofErr w:type="spellEnd"/>
      <w:r w:rsidRPr="00E21CB8">
        <w:rPr>
          <w:i/>
          <w:sz w:val="24"/>
          <w:szCs w:val="24"/>
          <w:lang w:val="en-GB"/>
        </w:rPr>
        <w:t xml:space="preserve"> </w:t>
      </w:r>
      <w:r w:rsidRPr="00E21CB8">
        <w:rPr>
          <w:sz w:val="24"/>
          <w:szCs w:val="24"/>
          <w:lang w:val="en-GB"/>
        </w:rPr>
        <w:t>= 1.51), irrespective of varying rule and outcome uncertainty. This means that one piece of advice had a higher influence on our subject’s choice than one piece of individual evidence.  In sum, we show that uncertainty leads to less risky decisions and more social influence</w:t>
      </w:r>
      <w:r>
        <w:rPr>
          <w:sz w:val="24"/>
          <w:szCs w:val="24"/>
          <w:lang w:val="en-GB"/>
        </w:rPr>
        <w:t>, at least when social information promotes safe behaviours</w:t>
      </w:r>
      <w:r w:rsidRPr="00E21CB8">
        <w:rPr>
          <w:sz w:val="24"/>
          <w:szCs w:val="24"/>
          <w:lang w:val="en-GB"/>
        </w:rPr>
        <w:t xml:space="preserve">. </w:t>
      </w:r>
      <w:r>
        <w:rPr>
          <w:sz w:val="24"/>
          <w:szCs w:val="24"/>
          <w:lang w:val="en-GB"/>
        </w:rPr>
        <w:t>Individuals become more risk averse and better at representing uncertainty as they age. They also use social information less across adolescence</w:t>
      </w:r>
      <w:r w:rsidR="00F97007">
        <w:rPr>
          <w:sz w:val="24"/>
          <w:szCs w:val="24"/>
          <w:lang w:val="en-GB"/>
        </w:rPr>
        <w:t xml:space="preserve"> under risk and under uncertainty.</w:t>
      </w:r>
    </w:p>
    <w:p w14:paraId="0DCF3211" w14:textId="7F278BB0" w:rsidR="00366DC8" w:rsidRDefault="00366DC8" w:rsidP="001A1B8C">
      <w:pPr>
        <w:ind w:firstLine="0"/>
        <w:jc w:val="both"/>
        <w:rPr>
          <w:b/>
          <w:bCs/>
          <w:i/>
          <w:iCs/>
          <w:sz w:val="24"/>
          <w:szCs w:val="24"/>
        </w:rPr>
      </w:pPr>
      <w:r w:rsidRPr="00E21CB8">
        <w:rPr>
          <w:b/>
          <w:bCs/>
          <w:i/>
          <w:iCs/>
          <w:sz w:val="24"/>
          <w:szCs w:val="24"/>
        </w:rPr>
        <w:t>Discussion</w:t>
      </w:r>
    </w:p>
    <w:p w14:paraId="2565CF47" w14:textId="7B712901" w:rsidR="00D57E90" w:rsidRDefault="00AC1CBE" w:rsidP="001A1B8C">
      <w:pPr>
        <w:ind w:firstLine="0"/>
        <w:jc w:val="both"/>
        <w:rPr>
          <w:bCs/>
          <w:iCs/>
          <w:sz w:val="24"/>
          <w:szCs w:val="24"/>
        </w:rPr>
      </w:pPr>
      <w:r>
        <w:rPr>
          <w:bCs/>
          <w:iCs/>
          <w:sz w:val="24"/>
          <w:szCs w:val="24"/>
        </w:rPr>
        <w:t xml:space="preserve">In this study we investigated how social </w:t>
      </w:r>
      <w:r w:rsidR="00DF5804">
        <w:rPr>
          <w:bCs/>
          <w:iCs/>
          <w:sz w:val="24"/>
          <w:szCs w:val="24"/>
        </w:rPr>
        <w:t>information impacts</w:t>
      </w:r>
      <w:r>
        <w:rPr>
          <w:bCs/>
          <w:iCs/>
          <w:sz w:val="24"/>
          <w:szCs w:val="24"/>
        </w:rPr>
        <w:t xml:space="preserve"> risk taking under </w:t>
      </w:r>
      <w:r w:rsidR="006655E9">
        <w:rPr>
          <w:bCs/>
          <w:iCs/>
          <w:sz w:val="24"/>
          <w:szCs w:val="24"/>
        </w:rPr>
        <w:t xml:space="preserve">different types of </w:t>
      </w:r>
      <w:r>
        <w:rPr>
          <w:bCs/>
          <w:iCs/>
          <w:sz w:val="24"/>
          <w:szCs w:val="24"/>
        </w:rPr>
        <w:t xml:space="preserve">uncertainty </w:t>
      </w:r>
      <w:r w:rsidR="00DF5804">
        <w:rPr>
          <w:bCs/>
          <w:iCs/>
          <w:sz w:val="24"/>
          <w:szCs w:val="24"/>
        </w:rPr>
        <w:t>across</w:t>
      </w:r>
      <w:r>
        <w:rPr>
          <w:bCs/>
          <w:iCs/>
          <w:sz w:val="24"/>
          <w:szCs w:val="24"/>
        </w:rPr>
        <w:t xml:space="preserve"> adolescence</w:t>
      </w:r>
      <w:r w:rsidR="006655E9">
        <w:rPr>
          <w:bCs/>
          <w:iCs/>
          <w:sz w:val="24"/>
          <w:szCs w:val="24"/>
        </w:rPr>
        <w:t>. To this end, we introduced a novel experimental paradigm to study learning and decision making under risk and uncertainty, which aimed at decoupling learning and decision processes</w:t>
      </w:r>
      <w:r>
        <w:rPr>
          <w:bCs/>
          <w:iCs/>
          <w:sz w:val="24"/>
          <w:szCs w:val="24"/>
        </w:rPr>
        <w:t>.</w:t>
      </w:r>
      <w:r w:rsidR="006655E9">
        <w:rPr>
          <w:bCs/>
          <w:iCs/>
          <w:sz w:val="24"/>
          <w:szCs w:val="24"/>
        </w:rPr>
        <w:t xml:space="preserve"> In order to get better insights in the development of social influence mechanisms under uncertainty, we formulated a Bayesian model of social influence and compared its appropriateness to frequently employed alternative explanations about the nature of social influence during adolescence. </w:t>
      </w:r>
      <w:r>
        <w:rPr>
          <w:bCs/>
          <w:iCs/>
          <w:sz w:val="24"/>
          <w:szCs w:val="24"/>
        </w:rPr>
        <w:t xml:space="preserve"> </w:t>
      </w:r>
      <w:r w:rsidR="00191592">
        <w:rPr>
          <w:bCs/>
          <w:iCs/>
          <w:sz w:val="24"/>
          <w:szCs w:val="24"/>
        </w:rPr>
        <w:t>Here</w:t>
      </w:r>
      <w:r w:rsidR="006655E9">
        <w:rPr>
          <w:bCs/>
          <w:iCs/>
          <w:sz w:val="24"/>
          <w:szCs w:val="24"/>
        </w:rPr>
        <w:t>,</w:t>
      </w:r>
      <w:r w:rsidR="00191592">
        <w:rPr>
          <w:bCs/>
          <w:iCs/>
          <w:sz w:val="24"/>
          <w:szCs w:val="24"/>
        </w:rPr>
        <w:t xml:space="preserve"> </w:t>
      </w:r>
      <w:r w:rsidR="006655E9">
        <w:rPr>
          <w:bCs/>
          <w:iCs/>
          <w:sz w:val="24"/>
          <w:szCs w:val="24"/>
        </w:rPr>
        <w:t>w</w:t>
      </w:r>
      <w:r>
        <w:rPr>
          <w:bCs/>
          <w:iCs/>
          <w:sz w:val="24"/>
          <w:szCs w:val="24"/>
        </w:rPr>
        <w:t>e highlight</w:t>
      </w:r>
      <w:r w:rsidR="00912FB4">
        <w:rPr>
          <w:bCs/>
          <w:iCs/>
          <w:sz w:val="24"/>
          <w:szCs w:val="24"/>
        </w:rPr>
        <w:t xml:space="preserve"> and discuss</w:t>
      </w:r>
      <w:r>
        <w:rPr>
          <w:bCs/>
          <w:iCs/>
          <w:sz w:val="24"/>
          <w:szCs w:val="24"/>
        </w:rPr>
        <w:t xml:space="preserve"> </w:t>
      </w:r>
      <w:r w:rsidR="006655E9">
        <w:rPr>
          <w:bCs/>
          <w:iCs/>
          <w:sz w:val="24"/>
          <w:szCs w:val="24"/>
        </w:rPr>
        <w:t>our</w:t>
      </w:r>
      <w:r>
        <w:rPr>
          <w:bCs/>
          <w:iCs/>
          <w:sz w:val="24"/>
          <w:szCs w:val="24"/>
        </w:rPr>
        <w:t xml:space="preserve"> main findings.</w:t>
      </w:r>
    </w:p>
    <w:p w14:paraId="1ED81A51" w14:textId="70D4E7A3" w:rsidR="00191592" w:rsidRPr="006655E9" w:rsidRDefault="00AC1CBE" w:rsidP="001A1B8C">
      <w:pPr>
        <w:ind w:firstLine="0"/>
        <w:jc w:val="both"/>
        <w:rPr>
          <w:bCs/>
          <w:iCs/>
          <w:sz w:val="24"/>
          <w:szCs w:val="24"/>
        </w:rPr>
      </w:pPr>
      <w:r>
        <w:rPr>
          <w:bCs/>
          <w:iCs/>
          <w:sz w:val="24"/>
          <w:szCs w:val="24"/>
        </w:rPr>
        <w:t xml:space="preserve"> First, we provide converging evidence from </w:t>
      </w:r>
      <w:r w:rsidR="006655E9">
        <w:rPr>
          <w:bCs/>
          <w:iCs/>
          <w:sz w:val="24"/>
          <w:szCs w:val="24"/>
        </w:rPr>
        <w:t>formal</w:t>
      </w:r>
      <w:r>
        <w:rPr>
          <w:bCs/>
          <w:iCs/>
          <w:sz w:val="24"/>
          <w:szCs w:val="24"/>
        </w:rPr>
        <w:t xml:space="preserve"> modelling and Bayesian regression</w:t>
      </w:r>
      <w:r w:rsidR="006655E9">
        <w:rPr>
          <w:bCs/>
          <w:iCs/>
          <w:sz w:val="24"/>
          <w:szCs w:val="24"/>
        </w:rPr>
        <w:t xml:space="preserve"> analysis</w:t>
      </w:r>
      <w:r>
        <w:rPr>
          <w:bCs/>
          <w:iCs/>
          <w:sz w:val="24"/>
          <w:szCs w:val="24"/>
        </w:rPr>
        <w:t xml:space="preserve"> that </w:t>
      </w:r>
      <w:r w:rsidR="00191592">
        <w:rPr>
          <w:bCs/>
          <w:iCs/>
          <w:sz w:val="24"/>
          <w:szCs w:val="24"/>
        </w:rPr>
        <w:t xml:space="preserve">risky </w:t>
      </w:r>
      <w:r w:rsidR="00496E24">
        <w:rPr>
          <w:bCs/>
          <w:iCs/>
          <w:sz w:val="24"/>
          <w:szCs w:val="24"/>
        </w:rPr>
        <w:t>decisions become less</w:t>
      </w:r>
      <w:r>
        <w:rPr>
          <w:bCs/>
          <w:iCs/>
          <w:sz w:val="24"/>
          <w:szCs w:val="24"/>
        </w:rPr>
        <w:t xml:space="preserve"> </w:t>
      </w:r>
      <w:r w:rsidR="00496E24">
        <w:rPr>
          <w:bCs/>
          <w:iCs/>
          <w:sz w:val="24"/>
          <w:szCs w:val="24"/>
        </w:rPr>
        <w:t xml:space="preserve">prevalent </w:t>
      </w:r>
      <w:r>
        <w:rPr>
          <w:bCs/>
          <w:iCs/>
          <w:sz w:val="24"/>
          <w:szCs w:val="24"/>
        </w:rPr>
        <w:t>with age</w:t>
      </w:r>
      <w:r w:rsidR="00191592">
        <w:rPr>
          <w:bCs/>
          <w:iCs/>
          <w:sz w:val="24"/>
          <w:szCs w:val="24"/>
        </w:rPr>
        <w:t>,</w:t>
      </w:r>
      <w:r>
        <w:rPr>
          <w:bCs/>
          <w:iCs/>
          <w:sz w:val="24"/>
          <w:szCs w:val="24"/>
        </w:rPr>
        <w:t xml:space="preserve"> irrespective of uncertainty.</w:t>
      </w:r>
      <w:r w:rsidR="006E6B90">
        <w:rPr>
          <w:bCs/>
          <w:iCs/>
          <w:sz w:val="24"/>
          <w:szCs w:val="24"/>
        </w:rPr>
        <w:t xml:space="preserve"> This </w:t>
      </w:r>
      <w:r w:rsidR="00414DFC">
        <w:rPr>
          <w:bCs/>
          <w:iCs/>
          <w:sz w:val="24"/>
          <w:szCs w:val="24"/>
        </w:rPr>
        <w:t>is in line with</w:t>
      </w:r>
      <w:r w:rsidR="006E6B90">
        <w:rPr>
          <w:bCs/>
          <w:iCs/>
          <w:sz w:val="24"/>
          <w:szCs w:val="24"/>
        </w:rPr>
        <w:t xml:space="preserve"> </w:t>
      </w:r>
      <w:r w:rsidR="00496E24">
        <w:rPr>
          <w:bCs/>
          <w:iCs/>
          <w:sz w:val="24"/>
          <w:szCs w:val="24"/>
        </w:rPr>
        <w:t xml:space="preserve">the results of </w:t>
      </w:r>
      <w:r w:rsidR="006E6B90">
        <w:rPr>
          <w:bCs/>
          <w:iCs/>
          <w:sz w:val="24"/>
          <w:szCs w:val="24"/>
        </w:rPr>
        <w:t>a recent meta-analysis on the development of risk</w:t>
      </w:r>
      <w:r w:rsidR="00496E24">
        <w:rPr>
          <w:bCs/>
          <w:iCs/>
          <w:sz w:val="24"/>
          <w:szCs w:val="24"/>
        </w:rPr>
        <w:t>-</w:t>
      </w:r>
      <w:r w:rsidR="006E6B90">
        <w:rPr>
          <w:bCs/>
          <w:iCs/>
          <w:sz w:val="24"/>
          <w:szCs w:val="24"/>
        </w:rPr>
        <w:t>taking</w:t>
      </w:r>
      <w:r w:rsidR="00D57E90">
        <w:rPr>
          <w:bCs/>
          <w:iCs/>
          <w:sz w:val="24"/>
          <w:szCs w:val="24"/>
        </w:rPr>
        <w:t xml:space="preserve"> </w:t>
      </w:r>
      <w:r w:rsidR="00D57E90">
        <w:rPr>
          <w:bCs/>
          <w:iCs/>
          <w:sz w:val="24"/>
          <w:szCs w:val="24"/>
        </w:rPr>
        <w:fldChar w:fldCharType="begin" w:fldLock="1"/>
      </w:r>
      <w:r w:rsidR="00D57E90">
        <w:rPr>
          <w:bCs/>
          <w:iCs/>
          <w:sz w:val="24"/>
          <w:szCs w:val="24"/>
        </w:rPr>
        <w:instrText>ADDIN CSL_CITATION {"citationItems":[{"id":"ITEM-1","itemData":{"DOI":"10.1037/a0038088","ISBN":"1939-1455(Electronic);0033-2909(Print)","ISSN":"1939-1455","PMID":"25365761","abstract":"Despite evident heightened adolescent risk-taking in real-life situations, not all experimental studies demonstrate that adolescents take more risks than children and adults on risky decision-making tasks. In the current 4 independent meta-analyses, neurodevelopmental imbalance models and fuzzy trace theory were used as conceptual frameworks to examine whether adolescents engage in more risk-taking than children and adults and whether early adolescents take more risks than children and mid-late adolescents on behavioral risk-taking tasks. Studies with at least 1 of the aforementioned age comparisons met the inclusion criteria. Consistent with imbalance models and fuzzy trace theory, results from a random- effects model showed that adolescents take more risks (g ? .37) than adults, and early adolescents take more risks (g ? .15) than mid-late adolescents. However, inconsistent with both perspectives, adoles- cents and children take equal levels of risk (g??.00), and early adolescents and children also take equal levels of risk (g ? .04). Meta-regression analyses revealed that, consistent with imbalance models, (a) adolescents take more risks than adults on hot tasks with immediate outcome feedback on rewards and losses; however, contrary to imbalance models but consistent with fuzzy trace theory, (b) adolescents take fewer risks than children on tasks with a sure/safe option. Shortcomings related to studies using behavioral risk-taking tasks are discussed. We suggest a hybrid developmental neuroecological model of risk-taking that includes a risk opportunity component to explain why adolescents take more risks than children in the real world but equal levels of risks as children in the laboratory.","author":[{"dropping-particle":"","family":"Defoe","given":"Ivy N","non-dropping-particle":"","parse-names":false,"suffix":""},{"dropping-particle":"","family":"Dubas","given":"Judith Semon","non-dropping-particle":"","parse-names":false,"suffix":""},{"dropping-particle":"","family":"Figner","given":"Bernd","non-dropping-particle":"","parse-names":false,"suffix":""},{"dropping-particle":"Van","family":"Aken","given":"Marcel a G","non-dropping-particle":"","parse-names":false,"suffix":""}],"container-title":"Psychological Bulleti","id":"ITEM-1","issue":"July","issued":{"date-parts":[["2014"]]},"page":"48-84","title":"A Meta-Analysis on Age Differences in Risky Decision Making : Adolescents Versus Children and Adults A Meta-Analysis on Age Differences in Risky Decision Making: Adolescents Versus Children and Adults","type":"article-journal","volume":"141"},"uris":["http://www.mendeley.com/documents/?uuid=8103c11d-1263-45e9-b627-9951964f2846"]}],"mendeley":{"formattedCitation":"(Defoe et al., 2014)","plainTextFormattedCitation":"(Defoe et al., 2014)","previouslyFormattedCitation":"(Defoe et al., 2014)"},"properties":{"noteIndex":0},"schema":"https://github.com/citation-style-language/schema/raw/master/csl-citation.json"}</w:instrText>
      </w:r>
      <w:r w:rsidR="00D57E90">
        <w:rPr>
          <w:bCs/>
          <w:iCs/>
          <w:sz w:val="24"/>
          <w:szCs w:val="24"/>
        </w:rPr>
        <w:fldChar w:fldCharType="separate"/>
      </w:r>
      <w:r w:rsidR="00D57E90" w:rsidRPr="00D57E90">
        <w:rPr>
          <w:bCs/>
          <w:iCs/>
          <w:noProof/>
          <w:sz w:val="24"/>
          <w:szCs w:val="24"/>
        </w:rPr>
        <w:t>(Defoe et al., 2014)</w:t>
      </w:r>
      <w:r w:rsidR="00D57E90">
        <w:rPr>
          <w:bCs/>
          <w:iCs/>
          <w:sz w:val="24"/>
          <w:szCs w:val="24"/>
        </w:rPr>
        <w:fldChar w:fldCharType="end"/>
      </w:r>
      <w:r w:rsidR="006E6B90">
        <w:rPr>
          <w:bCs/>
          <w:iCs/>
          <w:sz w:val="24"/>
          <w:szCs w:val="24"/>
        </w:rPr>
        <w:t xml:space="preserve"> and extends them from the world of risk, to the world of uncertainty.</w:t>
      </w:r>
      <w:r w:rsidR="00D57E90">
        <w:rPr>
          <w:bCs/>
          <w:iCs/>
          <w:sz w:val="24"/>
          <w:szCs w:val="24"/>
        </w:rPr>
        <w:t xml:space="preserve"> </w:t>
      </w:r>
      <w:r w:rsidR="00496E24">
        <w:rPr>
          <w:bCs/>
          <w:iCs/>
          <w:sz w:val="24"/>
          <w:szCs w:val="24"/>
        </w:rPr>
        <w:t xml:space="preserve">We </w:t>
      </w:r>
      <w:r w:rsidR="006655E9">
        <w:rPr>
          <w:bCs/>
          <w:iCs/>
          <w:sz w:val="24"/>
          <w:szCs w:val="24"/>
        </w:rPr>
        <w:t xml:space="preserve">therefore </w:t>
      </w:r>
      <w:r w:rsidR="00912FB4">
        <w:rPr>
          <w:bCs/>
          <w:iCs/>
          <w:sz w:val="24"/>
          <w:szCs w:val="24"/>
        </w:rPr>
        <w:t xml:space="preserve">reject </w:t>
      </w:r>
      <w:r w:rsidR="006655E9">
        <w:rPr>
          <w:bCs/>
          <w:iCs/>
          <w:sz w:val="24"/>
          <w:szCs w:val="24"/>
        </w:rPr>
        <w:t>the</w:t>
      </w:r>
      <w:r w:rsidR="00912FB4">
        <w:rPr>
          <w:bCs/>
          <w:iCs/>
          <w:sz w:val="24"/>
          <w:szCs w:val="24"/>
        </w:rPr>
        <w:t xml:space="preserve"> preregistered hypothesis that adolescents in particular would </w:t>
      </w:r>
      <w:r w:rsidR="00191592">
        <w:rPr>
          <w:bCs/>
          <w:iCs/>
          <w:sz w:val="24"/>
          <w:szCs w:val="24"/>
        </w:rPr>
        <w:t>be more prone for risk-taking</w:t>
      </w:r>
      <w:r w:rsidR="00912FB4">
        <w:rPr>
          <w:bCs/>
          <w:iCs/>
          <w:sz w:val="24"/>
          <w:szCs w:val="24"/>
        </w:rPr>
        <w:t xml:space="preserve"> under uncertainty than under risk. </w:t>
      </w:r>
      <w:r w:rsidR="00496E24">
        <w:rPr>
          <w:bCs/>
          <w:iCs/>
          <w:sz w:val="24"/>
          <w:szCs w:val="24"/>
        </w:rPr>
        <w:t>M</w:t>
      </w:r>
      <w:r w:rsidR="00912FB4">
        <w:rPr>
          <w:bCs/>
          <w:iCs/>
          <w:sz w:val="24"/>
          <w:szCs w:val="24"/>
        </w:rPr>
        <w:t xml:space="preserve">uch </w:t>
      </w:r>
      <w:r w:rsidR="00912FB4">
        <w:rPr>
          <w:bCs/>
          <w:iCs/>
          <w:sz w:val="24"/>
          <w:szCs w:val="24"/>
        </w:rPr>
        <w:lastRenderedPageBreak/>
        <w:t>rather it seems like across development</w:t>
      </w:r>
      <w:r w:rsidR="006655E9">
        <w:rPr>
          <w:bCs/>
          <w:iCs/>
          <w:sz w:val="24"/>
          <w:szCs w:val="24"/>
        </w:rPr>
        <w:t>,</w:t>
      </w:r>
      <w:r w:rsidR="00912FB4">
        <w:rPr>
          <w:bCs/>
          <w:iCs/>
          <w:sz w:val="24"/>
          <w:szCs w:val="24"/>
        </w:rPr>
        <w:t xml:space="preserve"> individuals learn to </w:t>
      </w:r>
      <w:r w:rsidR="00191592">
        <w:rPr>
          <w:bCs/>
          <w:iCs/>
          <w:sz w:val="24"/>
          <w:szCs w:val="24"/>
        </w:rPr>
        <w:t xml:space="preserve">better </w:t>
      </w:r>
      <w:r w:rsidR="00912FB4">
        <w:rPr>
          <w:bCs/>
          <w:iCs/>
          <w:sz w:val="24"/>
          <w:szCs w:val="24"/>
        </w:rPr>
        <w:t>differentiate between risk and uncertainty (</w:t>
      </w:r>
      <w:proofErr w:type="spellStart"/>
      <w:r w:rsidR="006655E9">
        <w:rPr>
          <w:bCs/>
          <w:iCs/>
          <w:sz w:val="24"/>
          <w:szCs w:val="24"/>
        </w:rPr>
        <w:t>cf</w:t>
      </w:r>
      <w:proofErr w:type="spellEnd"/>
      <w:r w:rsidR="006655E9">
        <w:rPr>
          <w:bCs/>
          <w:iCs/>
          <w:sz w:val="24"/>
          <w:szCs w:val="24"/>
        </w:rPr>
        <w:t xml:space="preserve"> </w:t>
      </w:r>
      <w:r w:rsidR="00912FB4" w:rsidRPr="00912FB4">
        <w:rPr>
          <w:bCs/>
          <w:iCs/>
          <w:color w:val="FF0000"/>
          <w:sz w:val="24"/>
          <w:szCs w:val="24"/>
        </w:rPr>
        <w:t>figure</w:t>
      </w:r>
      <w:r w:rsidR="00912FB4">
        <w:rPr>
          <w:bCs/>
          <w:iCs/>
          <w:sz w:val="24"/>
          <w:szCs w:val="24"/>
        </w:rPr>
        <w:t xml:space="preserve">) and oldest individuals are most risk averse under uncertainty. </w:t>
      </w:r>
      <w:r w:rsidR="006655E9">
        <w:rPr>
          <w:bCs/>
          <w:iCs/>
          <w:sz w:val="24"/>
          <w:szCs w:val="24"/>
        </w:rPr>
        <w:t xml:space="preserve">This finding is in contrast to previous studies where adolescents where found to be more tolerant towards uncertainty than children or adults </w:t>
      </w:r>
      <w:r w:rsidR="006655E9">
        <w:rPr>
          <w:bCs/>
          <w:iCs/>
          <w:sz w:val="24"/>
          <w:szCs w:val="24"/>
        </w:rPr>
        <w:fldChar w:fldCharType="begin" w:fldLock="1"/>
      </w:r>
      <w:r w:rsidR="006655E9">
        <w:rPr>
          <w:bCs/>
          <w:iCs/>
          <w:sz w:val="24"/>
          <w:szCs w:val="24"/>
        </w:rPr>
        <w:instrText>ADDIN CSL_CITATION {"citationItems":[{"id":"ITEM-1","itemData":{"DOI":"10.1038/srep40962","ISSN":"2045-2322","PMID":"28098227","abstract":"Although actuarial data indicate that risk-taking behavior peaks in adolescence, laboratory evidence for this developmental spike remains scarce. One possible explanation for this incongruity is that in the real world adolescents often have only vague information about the potential consequences of their behavior and the likelihoods of those consequences, whereas in the lab these are often clearly stated. How do adolescents behave under such more realistic conditions of ambiguity and uncertainty? We asked 105 participants aged from 8 to 22 years to make three types of choices: (1) choices between options whose possible outcomes and probabilities were fully described (choices under risk); (2) choices between options whose possible outcomes were described but whose probability information was incomplete (choices under ambiguity), and (3) choices between unknown options whose possible outcomes and probabilities could be explored (choices under uncertainty). Relative to children and adults, two adolescent-specific markers emerged. First, adolescents were more accepting of ambiguity; second, they were also more accepting of uncertainty (as indicated by shorter pre-decisional search). Furthermore, this tolerance of the unknown was associated with motivational, but not cognitive, factors. These findings offer novel insights into the psychology of adolescent risk taking.","author":[{"dropping-particle":"","family":"Bos","given":"Wouter","non-dropping-particle":"van den","parse-names":false,"suffix":""},{"dropping-particle":"","family":"Hertwig","given":"Ralph","non-dropping-particle":"","parse-names":false,"suffix":""}],"container-title":"Scientific Reports","id":"ITEM-1","issue":"December 2016","issued":{"date-parts":[["2017"]]},"page":"40962","publisher":"Nature Publishing Group","title":"Adolescents display distinctive tolerance to ambiguity and to uncertainty during risky decision making","type":"article-journal","volume":"7"},"uris":["http://www.mendeley.com/documents/?uuid=38dadadd-c27c-338c-a04c-6e51baf9828b"]}],"mendeley":{"formattedCitation":"(van den Bos &amp; Hertwig, 2017)","plainTextFormattedCitation":"(van den Bos &amp; Hertwig, 2017)","previouslyFormattedCitation":"(van den Bos &amp; Hertwig, 2017)"},"properties":{"noteIndex":0},"schema":"https://github.com/citation-style-language/schema/raw/master/csl-citation.json"}</w:instrText>
      </w:r>
      <w:r w:rsidR="006655E9">
        <w:rPr>
          <w:bCs/>
          <w:iCs/>
          <w:sz w:val="24"/>
          <w:szCs w:val="24"/>
        </w:rPr>
        <w:fldChar w:fldCharType="separate"/>
      </w:r>
      <w:r w:rsidR="006655E9" w:rsidRPr="006655E9">
        <w:rPr>
          <w:bCs/>
          <w:iCs/>
          <w:noProof/>
          <w:sz w:val="24"/>
          <w:szCs w:val="24"/>
        </w:rPr>
        <w:t>(van den Bos &amp; Hertwig, 2017)</w:t>
      </w:r>
      <w:r w:rsidR="006655E9">
        <w:rPr>
          <w:bCs/>
          <w:iCs/>
          <w:sz w:val="24"/>
          <w:szCs w:val="24"/>
        </w:rPr>
        <w:fldChar w:fldCharType="end"/>
      </w:r>
      <w:r w:rsidR="006655E9">
        <w:rPr>
          <w:bCs/>
          <w:iCs/>
          <w:sz w:val="24"/>
          <w:szCs w:val="24"/>
        </w:rPr>
        <w:t>. However, a</w:t>
      </w:r>
      <w:r w:rsidR="006655E9">
        <w:rPr>
          <w:bCs/>
          <w:iCs/>
          <w:sz w:val="24"/>
          <w:szCs w:val="24"/>
        </w:rPr>
        <w:t>dolescence is often</w:t>
      </w:r>
      <w:r w:rsidR="006655E9">
        <w:rPr>
          <w:bCs/>
          <w:iCs/>
          <w:sz w:val="24"/>
          <w:szCs w:val="24"/>
        </w:rPr>
        <w:t xml:space="preserve"> not only</w:t>
      </w:r>
      <w:r w:rsidR="006655E9">
        <w:rPr>
          <w:bCs/>
          <w:iCs/>
          <w:sz w:val="24"/>
          <w:szCs w:val="24"/>
        </w:rPr>
        <w:t xml:space="preserve"> understood as a period </w:t>
      </w:r>
      <w:r w:rsidR="006655E9">
        <w:rPr>
          <w:bCs/>
          <w:iCs/>
          <w:sz w:val="24"/>
          <w:szCs w:val="24"/>
        </w:rPr>
        <w:t>with exceptional</w:t>
      </w:r>
      <w:r w:rsidR="006655E9">
        <w:rPr>
          <w:bCs/>
          <w:iCs/>
          <w:sz w:val="24"/>
          <w:szCs w:val="24"/>
        </w:rPr>
        <w:t xml:space="preserve"> </w:t>
      </w:r>
      <w:r w:rsidR="006655E9">
        <w:rPr>
          <w:bCs/>
          <w:iCs/>
          <w:sz w:val="24"/>
          <w:szCs w:val="24"/>
        </w:rPr>
        <w:t xml:space="preserve">tolerance towards uncertainty </w:t>
      </w:r>
      <w:r w:rsidR="006655E9">
        <w:rPr>
          <w:bCs/>
          <w:iCs/>
          <w:sz w:val="24"/>
          <w:szCs w:val="24"/>
        </w:rPr>
        <w:fldChar w:fldCharType="begin" w:fldLock="1"/>
      </w:r>
      <w:r w:rsidR="006655E9">
        <w:rPr>
          <w:bCs/>
          <w:iCs/>
          <w:sz w:val="24"/>
          <w:szCs w:val="24"/>
        </w:rPr>
        <w:instrText>ADDIN CSL_CITATION {"citationItems":[{"id":"ITEM-1","itemData":{"DOI":"10.1073/pnas.1207144109","ISBN":"1091-6490 (Electronic)\\r0027-8424 (Linking)","ISSN":"0027-8424","PMID":"23027965","abstract":"Adolescents engage in a wide range of risky behaviors that their older peers shun, and at an enormous cost. Despite being older, stronger, and healthier than children, adolescents face twice the risk of mortality and morbidity faced by their younger peers. Are adolescents really risk-seekers or does some richer underlying preference drive their love of the uncertain? To answer that question, we used standard experimental economic methods to assess the attitudes of 65 individuals ranging in age from 12 to 50 toward risk and ambiguity. Perhaps surprisingly, we found that adolescents were, if anything, more averse to clearly stated risks than their older peers. What distinguished adolescents was their willingness to accept ambiguous conditions–situations in which the likelihood of winning and losing is unknown. Though adults find ambiguous monetary lotteries undesirable, adolescents find them tolerable. This finding suggests that the higher level of risk-taking observed among adolescents may reflect a higher tolerance for the unknown. Biologically, such a tolerance may make sense, because it would allow young organisms to take better advantage of learning opportunities; it also suggests that policies that seek to inform adolescents of the risks, costs, and benefits of unexperienced dangerous behaviors may be effective and, when appropriate, could be used to complement policies that limit their experiences.","author":[{"dropping-particle":"","family":"Tymula","given":"A","non-dropping-particle":"","parse-names":false,"suffix":""},{"dropping-particle":"","family":"Rosenberg Belmaker","given":"L A","non-dropping-particle":"","parse-names":false,"suffix":""},{"dropping-particle":"","family":"Roy","given":"A K","non-dropping-particle":"","parse-names":false,"suffix":""},{"dropping-particle":"","family":"Ruderman","given":"L","non-dropping-particle":"","parse-names":false,"suffix":""},{"dropping-particle":"","family":"Manson","given":"K","non-dropping-particle":"","parse-names":false,"suffix":""},{"dropping-particle":"","family":"Glimcher","given":"P W","non-dropping-particle":"","parse-names":false,"suffix":""},{"dropping-particle":"","family":"Levy","given":"I","non-dropping-particle":"","parse-names":false,"suffix":""}],"container-title":"Proceedings of the National Academy of Sciences","id":"ITEM-1","issue":"42","issued":{"date-parts":[["2012"]]},"page":"17135-17140","title":"Adolescents' risk-taking behavior is driven by tolerance to ambiguity","type":"article-journal","volume":"109"},"uris":["http://www.mendeley.com/documents/?uuid=d32da2f0-5639-3524-b40a-9ebe9201018b"]},{"id":"ITEM-2","itemData":{"DOI":"10.1016/j.dr.2017.09.003","ISSN":"02732297","PMID":"29527087","abstract":"Adolescents are known to take more risks than adults, which can be harmful to their health and well-being. However, despite age differences in real-world risk taking, laboratory risk-taking paradigms often do not evince these developmental patterns. Recent findings in the literature suggest that this inconsistency may be due in part to differences between how adolescents process information about risk when it is described (e.g., in a description-based classroom intervention) versus when it is experienced (e.g., when a teenager experiences the outcome of a risky choice). The present review considers areas of research that can inform approaches to intervention by deepening our understanding of risk taking in described or experienced contexts. We examine the literature on the description-experience gap, which has generally been limited to studies of adult samples, but which highlights differential decision making when risk information is described versus experienced. Informed by this work, we then explore the developmental literature comparing adolescent to adult decision making, and consider whether inconsistencies in age-related findings might be explained by distinguishing between studies in which participants learn about decision outcomes through experience versus description. In light of evidence that studies using experience-based tasks more often show age differences in risk taking, we consider the implications of this pattern, and argue that experience-based tasks may be more ecologically valid measures of adolescent risky decision making, in part due to the heightened affective nature of these tasks. Finally, we propose a model to integrate our findings with theories of adolescent risk taking, and discuss implications for risk-reduction messaging.","author":[{"dropping-particle":"","family":"Rosenbaum","given":"Gail M.","non-dropping-particle":"","parse-names":false,"suffix":""},{"dropping-particle":"","family":"Venkatraman","given":"Vinod","non-dropping-particle":"","parse-names":false,"suffix":""},{"dropping-particle":"","family":"Steinberg","given":"Laurence","non-dropping-particle":"","parse-names":false,"suffix":""},{"dropping-particle":"","family":"Chein","given":"Jason M.","non-dropping-particle":"","parse-names":false,"suffix":""}],"container-title":"Developmental Review","id":"ITEM-2","issued":{"date-parts":[["2018"]]},"page":"23-43","publisher":"Elsevier Inc.","title":"The influences of described and experienced information on adolescent risky decision making","type":"article-journal","volume":"47"},"uris":["http://www.mendeley.com/documents/?uuid=60ed6441-2a90-488b-b5f0-90b3fdabbaa3"]}],"mendeley":{"formattedCitation":"(Rosenbaum et al., 2018; Tymula et al., 2012a)","manualFormatting":"(Rosenbaum et al., 2018; Tymula et al., 2012)","plainTextFormattedCitation":"(Rosenbaum et al., 2018; Tymula et al., 2012a)","previouslyFormattedCitation":"(Rosenbaum et al., 2018; Tymula et al., 2012a)"},"properties":{"noteIndex":0},"schema":"https://github.com/citation-style-language/schema/raw/master/csl-citation.json"}</w:instrText>
      </w:r>
      <w:r w:rsidR="006655E9">
        <w:rPr>
          <w:bCs/>
          <w:iCs/>
          <w:sz w:val="24"/>
          <w:szCs w:val="24"/>
        </w:rPr>
        <w:fldChar w:fldCharType="separate"/>
      </w:r>
      <w:r w:rsidR="006655E9" w:rsidRPr="006655E9">
        <w:rPr>
          <w:bCs/>
          <w:iCs/>
          <w:noProof/>
          <w:sz w:val="24"/>
          <w:szCs w:val="24"/>
        </w:rPr>
        <w:t>(Rosenbaum et al., 2018; Tymula et al., 2012)</w:t>
      </w:r>
      <w:r w:rsidR="006655E9">
        <w:rPr>
          <w:bCs/>
          <w:iCs/>
          <w:sz w:val="24"/>
          <w:szCs w:val="24"/>
        </w:rPr>
        <w:fldChar w:fldCharType="end"/>
      </w:r>
      <w:r w:rsidR="006655E9">
        <w:rPr>
          <w:bCs/>
          <w:iCs/>
          <w:sz w:val="24"/>
          <w:szCs w:val="24"/>
        </w:rPr>
        <w:t xml:space="preserve">, but also as a period of heightened </w:t>
      </w:r>
      <w:r w:rsidR="006655E9">
        <w:rPr>
          <w:bCs/>
          <w:iCs/>
          <w:sz w:val="24"/>
          <w:szCs w:val="24"/>
        </w:rPr>
        <w:t xml:space="preserve">active exploration </w:t>
      </w:r>
      <w:r w:rsidR="006655E9">
        <w:rPr>
          <w:bCs/>
          <w:iCs/>
          <w:sz w:val="24"/>
          <w:szCs w:val="24"/>
        </w:rPr>
        <w:fldChar w:fldCharType="begin" w:fldLock="1"/>
      </w:r>
      <w:r w:rsidR="006655E9">
        <w:rPr>
          <w:bCs/>
          <w:iCs/>
          <w:sz w:val="24"/>
          <w:szCs w:val="24"/>
        </w:rPr>
        <w:instrText>ADDIN CSL_CITATION {"citationItems":[{"id":"ITEM-1","itemData":{"DOI":"10.1073/pnas.1700811114","ISSN":"0027-8424","PMID":"28739917","abstract":"How was the evolution of our unique biological life history related to distinctive human developments in cognition and culture? We suggest that the extended human childhood and adolescence allows a balance between exploration and exploitation, between wider and narrower hypothesis search, and between innovation and imitation in cultural learning. In particular, different developmental periods may be associated with different learning strategies. This relation between biology and culture was probably coevolutionary and bidirectional: life-history changes allowed changes in learning, which in turn both allowed and rewarded extended life histories. In two studies, we test how easily people learn an unusual physical or social causal relation from a pattern of evidence. We track the development of this ability from early childhood through adolescence and adulthood. In the physical domain, preschoolers, counterintuitively, perform better than school-aged children, who in turn perform better than adolescents and adults. As they grow older learners are less flexible: they are less likely to adopt an initially unfamiliar hypothesis that is consistent with new evidence. Instead, learners prefer a familiar hypothesis that is less consistent with the evidence. In the social domain, both preschoolers and adolescents are actually the most flexible learners, adopting an unusual hypothesis more easily than either 6-y-olds or adults. There may be important developmental transitions in flexibility at the entry into middle childhood and in adolescence, which differ across domains.","author":[{"dropping-particle":"","family":"Gopnik","given":"Alison","non-dropping-particle":"","parse-names":false,"suffix":""},{"dropping-particle":"","family":"O'Grady","given":"Shaun","non-dropping-particle":"","parse-names":false,"suffix":""},{"dropping-particle":"","family":"Lucas","given":"Christopher G","non-dropping-particle":"","parse-names":false,"suffix":""},{"dropping-particle":"","family":"Griffiths","given":"Thomas L","non-dropping-particle":"","parse-names":false,"suffix":""},{"dropping-particle":"","family":"Wente","given":"Adrienne","non-dropping-particle":"","parse-names":false,"suffix":""},{"dropping-particle":"","family":"Bridgers","given":"Sophie","non-dropping-particle":"","parse-names":false,"suffix":""},{"dropping-particle":"","family":"Aboody","given":"Rosie","non-dropping-particle":"","parse-names":false,"suffix":""},{"dropping-particle":"","family":"Fung","given":"Hoki","non-dropping-particle":"","parse-names":false,"suffix":""},{"dropping-particle":"","family":"Dahl","given":"Ronald E","non-dropping-particle":"","parse-names":false,"suffix":""}],"container-title":"Proceedings of the National Academy of Sciences","id":"ITEM-1","issue":"30","issued":{"date-parts":[["2017"]]},"page":"7892-7899","title":"Changes in cognitive flexibility and hypothesis search across human life history from childhood to adolescence to adulthood","type":"article-journal","volume":"114"},"uris":["http://www.mendeley.com/documents/?uuid=abac68ff-055f-36c6-b69f-159907a744ad"]},{"id":"ITEM-2","itemData":{"DOI":"10.1016/J.JECP.2018.11.019","ISSN":"0022-0965","abstract":"Advice taking helps one to quickly acquire knowledge and make decisions. This age-comparative study (in children [8- to 10-year-olds], adolescents [13- to 15-year-olds], and adults [18- to 22-year-olds]) investigated developmental differences in how advice, experience, and exploration influence learning. The results showed that adolescents were initially easily swayed to follow peer advice but also switched more rapidly to exploring alternatives like children. Whereas adults stayed with the advice over the task, adolescents put more weight on their own experience compared with adults. A social learning model showed that although social influence most strongly affects adolescents’ initial expectations (i.e., their priors), adolescents showed higher exploration and discovered the other good option in the current task. Thus, our model resolved the apparently conflicting findings of adolescents being more and less sensitive to peer influence and provides novel insights into the dynamic interaction between social and individual learning.","author":[{"dropping-particle":"","family":"Rodriguez Buritica","given":"Julia M.","non-dropping-particle":"","parse-names":false,"suffix":""},{"dropping-particle":"","family":"Heekeren","given":"Hauke R.","non-dropping-particle":"","parse-names":false,"suffix":""},{"dropping-particle":"","family":"Bos","given":"Wouter","non-dropping-particle":"van den","parse-names":false,"suffix":""}],"container-title":"Journal of Experimental Child Psychology","id":"ITEM-2","issued":{"date-parts":[["2019","4","1"]]},"page":"39-54","publisher":"Academic Press","title":"The computational basis of following advice in adolescents","type":"article-journal","volume":"180"},"uris":["http://www.mendeley.com/documents/?uuid=9833f06e-9064-396f-96ae-115f4c7e0d00"]},{"id":"ITEM-3","itemData":{"DOI":"10.1371/journal.pcbi.1004953","ISSN":"1553-7358","abstract":"Adolescence is a period of life characterised by changes in learning and decision-making. Learning and decision-making do not rely on a unitary system, but instead require the coordination of different cognitive processes that can be mathematically formalised as dissociable computational modules. Here, we aimed to trace the developmental time-course of the computational modules responsible for learning from reward or punishment, and learning from counterfactual feedback. Adolescents and adults carried out a novel reinforcement learning paradigm in which participants learned the association between cues and probabilistic outcomes, where the outcomes differed in valence (reward versus punishment) and feedback was either partial or complete (either the outcome of the chosen option only, or the outcomes of both the chosen and unchosen option, were displayed). Computational strategies changed during development: whereas adolescents’ behaviour was better explained by a basic reinforcement learning algorithm, adults’ behaviour integrated increasingly complex computational features, namely a counterfactual learning module (enabling enhanced performance in the presence of complete feedback) and a value contextualisation module (enabling symmetrical reward and punishment learning). Unlike adults, adolescent performance did not benefit from counterfactual (complete) feedback. In addition, while adults learned symmetrically from both reward and punishment, adolescents learned from reward but were less likely to learn from punishment. This tendency to rely on rewards and not to consider alternative consequences of actions might contribute to our understanding of decision-making in adolescence.","author":[{"dropping-particle":"","family":"Palminteri","given":"Stefano","non-dropping-particle":"","parse-names":false,"suffix":""},{"dropping-particle":"","family":"Kilford","given":"Emma J.","non-dropping-particle":"","parse-names":false,"suffix":""},{"dropping-particle":"","family":"Coricelli","given":"Giorgio","non-dropping-particle":"","parse-names":false,"suffix":""},{"dropping-particle":"","family":"Blakemore","given":"Sarah-Jayne","non-dropping-particle":"","parse-names":false,"suffix":""}],"container-title":"PLOS Computational Biology","editor":[{"dropping-particle":"","family":"O'Reilly","given":"Jill X","non-dropping-particle":"","parse-names":false,"suffix":""}],"id":"ITEM-3","issue":"6","issued":{"date-parts":[["2016","6","20"]]},"page":"e1004953","publisher":"Public Library of Science","title":"The Computational Development of Reinforcement Learning during Adolescence","type":"article-journal","volume":"12"},"uris":["http://www.mendeley.com/documents/?uuid=7db06245-8128-37dd-8b09-ec573505642f"]}],"mendeley":{"formattedCitation":"(Gopnik et al., 2017; Palminteri et al., 2016a; Rodriguez Buritica, Heekeren, &amp; van den Bos, 2019)","plainTextFormattedCitation":"(Gopnik et al., 2017; Palminteri et al., 2016a; Rodriguez Buritica, Heekeren, &amp; van den Bos, 2019)","previouslyFormattedCitation":"(Gopnik et al., 2017; Palminteri et al., 2016a; Rodriguez Buritica, Heekeren, &amp; van den Bos, 2019)"},"properties":{"noteIndex":0},"schema":"https://github.com/citation-style-language/schema/raw/master/csl-citation.json"}</w:instrText>
      </w:r>
      <w:r w:rsidR="006655E9">
        <w:rPr>
          <w:bCs/>
          <w:iCs/>
          <w:sz w:val="24"/>
          <w:szCs w:val="24"/>
        </w:rPr>
        <w:fldChar w:fldCharType="separate"/>
      </w:r>
      <w:r w:rsidR="006655E9" w:rsidRPr="006655E9">
        <w:rPr>
          <w:bCs/>
          <w:iCs/>
          <w:noProof/>
          <w:sz w:val="24"/>
          <w:szCs w:val="24"/>
        </w:rPr>
        <w:t>(Gopnik et al., 2017; Palminteri et al., 2016a; Rodriguez Buritica, Heekeren, &amp; van den Bos, 2019)</w:t>
      </w:r>
      <w:r w:rsidR="006655E9">
        <w:rPr>
          <w:bCs/>
          <w:iCs/>
          <w:sz w:val="24"/>
          <w:szCs w:val="24"/>
        </w:rPr>
        <w:fldChar w:fldCharType="end"/>
      </w:r>
      <w:r w:rsidR="006655E9">
        <w:rPr>
          <w:bCs/>
          <w:iCs/>
          <w:sz w:val="24"/>
          <w:szCs w:val="24"/>
        </w:rPr>
        <w:t>.</w:t>
      </w:r>
      <w:r w:rsidR="006655E9">
        <w:rPr>
          <w:bCs/>
          <w:iCs/>
          <w:sz w:val="24"/>
          <w:szCs w:val="24"/>
        </w:rPr>
        <w:t xml:space="preserve"> A key difference between our study and previous ones is that we did not ask individuals to explore possible outcomes, while research on decision making under uncertainty usually involves this explorative component </w:t>
      </w:r>
      <w:r w:rsidR="006655E9">
        <w:rPr>
          <w:bCs/>
          <w:iCs/>
          <w:sz w:val="24"/>
          <w:szCs w:val="24"/>
        </w:rPr>
        <w:fldChar w:fldCharType="begin" w:fldLock="1"/>
      </w:r>
      <w:r w:rsidR="006655E9">
        <w:rPr>
          <w:bCs/>
          <w:iCs/>
          <w:sz w:val="24"/>
          <w:szCs w:val="24"/>
        </w:rPr>
        <w:instrText>ADDIN CSL_CITATION {"citationItems":[{"id":"ITEM-1","itemData":{"DOI":"https://doi.org/10.1016/j.tics.2009.09.004","ISBN":"1879-307X (Electronic)\\n1364-6613 (Linking)","ISSN":"15315320","PMID":"19836292","abstract":"According to a common conception in behavioral decision research, two cognitive processes-overestimation and overweighting-operate to increase the impact of rare events on people's choices. Supportive findings stem primarily from investigations in which people learn about options via descriptions thereof. Recently, a number of researchers have begun to investigate risky choice in settings in which people learn about options by experiential sampling over time. This article reviews work across three experiential paradigms. Converging findings show that when people make decisions based on experience, rare events tend to have less impact than they deserve according to their objective probabilities. Striking similarities in human and animal experience-based choices, ways of modeling these choices, and their implications for risk and precautionary behavior are discussed. © 2009 Elsevier Ltd. All rights reserved.","author":[{"dropping-particle":"","family":"Hertwig","given":"Ralph","non-dropping-particle":"","parse-names":false,"suffix":""},{"dropping-particle":"","family":"Erev","given":"Ido","non-dropping-particle":"","parse-names":false,"suffix":""}],"container-title":"Trends in Cognitive Sciences","id":"ITEM-1","issue":"12","issued":{"date-parts":[["2009"]]},"page":"517–523–600","title":"The description-experience gap in risky choice","type":"article-journal","volume":"13"},"uris":["http://www.mendeley.com/documents/?uuid=0bdf825f-d8fe-32df-9cb8-965934b7b7a2"]},{"id":"ITEM-2","itemData":{"DOI":"10.1038/srep40962","ISSN":"2045-2322","PMID":"28098227","abstract":"Although actuarial data indicate that risk-taking behavior peaks in adolescence, laboratory evidence for this developmental spike remains scarce. One possible explanation for this incongruity is that in the real world adolescents often have only vague information about the potential consequences of their behavior and the likelihoods of those consequences, whereas in the lab these are often clearly stated. How do adolescents behave under such more realistic conditions of ambiguity and uncertainty? We asked 105 participants aged from 8 to 22 years to make three types of choices: (1) choices between options whose possible outcomes and probabilities were fully described (choices under risk); (2) choices between options whose possible outcomes were described but whose probability information was incomplete (choices under ambiguity), and (3) choices between unknown options whose possible outcomes and probabilities could be explored (choices under uncertainty). Relative to children and adults, two adolescent-specific markers emerged. First, adolescents were more accepting of ambiguity; second, they were also more accepting of uncertainty (as indicated by shorter pre-decisional search). Furthermore, this tolerance of the unknown was associated with motivational, but not cognitive, factors. These findings offer novel insights into the psychology of adolescent risk taking.","author":[{"dropping-particle":"","family":"Bos","given":"Wouter","non-dropping-particle":"van den","parse-names":false,"suffix":""},{"dropping-particle":"","family":"Hertwig","given":"Ralph","non-dropping-particle":"","parse-names":false,"suffix":""}],"container-title":"Scientific Reports","id":"ITEM-2","issue":"December 2016","issued":{"date-parts":[["2017"]]},"page":"40962","publisher":"Nature Publishing Group","title":"Adolescents display distinctive tolerance to ambiguity and to uncertainty during risky decision making","type":"article-journal","volume":"7"},"uris":["http://www.mendeley.com/documents/?uuid=38dadadd-c27c-338c-a04c-6e51baf9828b"]},{"id":"ITEM-3","itemData":{"DOI":"10.1016/J.DCN.2019.100733","ISSN":"1878-9293","abstract":"The past decade has seen the emergence of the use of reinforcement learning models to study developmental change in value-based learning. It is unclear, however, whether these computational modeling studies, which have employed a wide variety of tasks and model variants, have reached convergent conclusions. In this review, we examine whether the tuning of model parameters that govern different aspects of learning and decision-making processes vary consistently as a function of age, and what neurocognitive developmental changes may account for differences in these parameter estimates across development. We explore whether patterns of developmental change in these estimates are better described by differences in the extent to which individuals adapt their learning processes to the statistics of different environments, or by more static learning biases that emerge across varied contexts. We focus specifically on learning rates and inverse temperature parameter estimates, and find evidence that from childhood to adulthood, individuals become better at optimally weighting recent outcomes during learning across diverse contexts and less exploratory in their value-based decision-making. We provide recommendations for how these two possibilities — and potential alternative accounts — can be tested more directly to build a cohesive body of research that yields greater insight into the development of core learning processes.","author":[{"dropping-particle":"","family":"Nussenbaum","given":"Kate","non-dropping-particle":"","parse-names":false,"suffix":""},{"dropping-particle":"","family":"Hartley","given":"Catherine A.","non-dropping-particle":"","parse-names":false,"suffix":""}],"container-title":"Developmental Cognitive Neuroscience","id":"ITEM-3","issued":{"date-parts":[["2019","12","1"]]},"page":"100733","publisher":"Elsevier","title":"Reinforcement learning across development: What insights can we draw from a decade of research?","type":"article-journal","volume":"40"},"uris":["http://www.mendeley.com/documents/?uuid=dce29933-a0bf-3ade-9d85-3087729f5d40"]},{"id":"ITEM-4","itemData":{"DOI":"10.1038/nature04766","ISSN":"0028-0836","abstract":"Humans are remarkably curious, and that is useful in helping us to learn about new environments and possibilities. But curiosity killed the cat, they say, and it also carries with it substantial potential risks and costs for us. Statisticians, engineers and economists have long considered ways of balancing the costs and benefits of exploration. Tests involving a gambling task and an fMRI brain scanner now show that humans appear to obey similar principles when considering their options. The players had to balance the desire to select the richest option based on accumulated experience against the desire to choose a less familiar option that might have a larger payoff. The frontopolar cortex, a brain area known to be involved in cognitive control, was preferentially active during exploratory decisions. The results suggest a neurobiological account of human exploration and point to a new area for behavioural and neural investigations.","author":[{"dropping-particle":"","family":"Daw","given":"Nathaniel D.","non-dropping-particle":"","parse-names":false,"suffix":""},{"dropping-particle":"","family":"O'Doherty","given":"John P.","non-dropping-particle":"","parse-names":false,"suffix":""},{"dropping-particle":"","family":"Dayan","given":"Peter","non-dropping-particle":"","parse-names":false,"suffix":""},{"dropping-particle":"","family":"Seymour","given":"Ben","non-dropping-particle":"","parse-names":false,"suffix":""},{"dropping-particle":"","family":"Dolan","given":"Raymond J.","non-dropping-particle":"","parse-names":false,"suffix":""}],"container-title":"Nature","id":"ITEM-4","issue":"7095","issued":{"date-parts":[["2006","6"]]},"page":"876-879","publisher":"Nature Publishing Group","title":"Cortical substrates for exploratory decisions in humans","type":"article-journal","volume":"441"},"uris":["http://www.mendeley.com/documents/?uuid=45671a73-e60e-3ddd-aa81-1c26abf3e9b9"]},{"id":"ITEM-5","itemData":{"DOI":"10.1038/ncomms11609","author":[{"dropping-particle":"","family":"Nassar","given":"Matthew R","non-dropping-particle":"","parse-names":false,"suffix":""},{"dropping-particle":"","family":"Bruckner","given":"Rasmus","non-dropping-particle":"","parse-names":false,"suffix":""},{"dropping-particle":"","family":"Gold","given":"Joshua I","non-dropping-particle":"","parse-names":false,"suffix":""},{"dropping-particle":"","family":"Li","given":"Shu-chen","non-dropping-particle":"","parse-names":false,"suffix":""},{"dropping-particle":"","family":"Heekeren","given":"Hauke R","non-dropping-particle":"","parse-names":false,"suffix":""},{"dropping-particle":"","family":"Eppinger","given":"Ben","non-dropping-particle":"","parse-names":false,"suffix":""}],"container-title":"Nature Communications","id":"ITEM-5","issue":"May 2015","issued":{"date-parts":[["2016"]]},"page":"1-13","publisher":"Nature Publishing Group","title":"Age differences in learning emerge from an insufficient representation of uncertainty in older adults","type":"article-journal","volume":"7"},"uris":["http://www.mendeley.com/documents/?uuid=706891a2-fbc4-3140-89df-2066a7ea7aaa"]}],"mendeley":{"formattedCitation":"(Daw, O’Doherty, Dayan, Seymour, &amp; Dolan, 2006; Hertwig &amp; Erev, 2009; Nassar et al., 2016; Nussenbaum &amp; Hartley, 2019; van den Bos &amp; Hertwig, 2017)","plainTextFormattedCitation":"(Daw, O’Doherty, Dayan, Seymour, &amp; Dolan, 2006; Hertwig &amp; Erev, 2009; Nassar et al., 2016; Nussenbaum &amp; Hartley, 2019; van den Bos &amp; Hertwig, 2017)","previouslyFormattedCitation":"(Daw, O’Doherty, Dayan, Seymour, &amp; Dolan, 2006; Hertwig &amp; Erev, 2009; Nassar et al., 2016; Nussenbaum &amp; Hartley, 2019; van den Bos &amp; Hertwig, 2017)"},"properties":{"noteIndex":0},"schema":"https://github.com/citation-style-language/schema/raw/master/csl-citation.json"}</w:instrText>
      </w:r>
      <w:r w:rsidR="006655E9">
        <w:rPr>
          <w:bCs/>
          <w:iCs/>
          <w:sz w:val="24"/>
          <w:szCs w:val="24"/>
        </w:rPr>
        <w:fldChar w:fldCharType="separate"/>
      </w:r>
      <w:r w:rsidR="006655E9" w:rsidRPr="006655E9">
        <w:rPr>
          <w:bCs/>
          <w:iCs/>
          <w:noProof/>
          <w:sz w:val="24"/>
          <w:szCs w:val="24"/>
        </w:rPr>
        <w:t>(Daw, O’Doherty, Dayan, Seymour, &amp; Dolan, 2006; Hertwig &amp; Erev, 2009; Nassar et al., 2016; Nussenbaum &amp; Hartley, 2019; van den Bos &amp; Hertwig, 2017)</w:t>
      </w:r>
      <w:r w:rsidR="006655E9">
        <w:rPr>
          <w:bCs/>
          <w:iCs/>
          <w:sz w:val="24"/>
          <w:szCs w:val="24"/>
        </w:rPr>
        <w:fldChar w:fldCharType="end"/>
      </w:r>
      <w:r w:rsidR="006655E9">
        <w:rPr>
          <w:bCs/>
          <w:iCs/>
          <w:sz w:val="24"/>
          <w:szCs w:val="24"/>
        </w:rPr>
        <w:t xml:space="preserve">. As we do not find evidence for nonlinear attitudes towards uncertainty </w:t>
      </w:r>
      <w:r w:rsidR="006655E9" w:rsidRPr="006655E9">
        <w:rPr>
          <w:bCs/>
          <w:i/>
          <w:iCs/>
          <w:sz w:val="24"/>
          <w:szCs w:val="24"/>
        </w:rPr>
        <w:t>per se</w:t>
      </w:r>
      <w:r w:rsidR="006655E9">
        <w:rPr>
          <w:bCs/>
          <w:i/>
          <w:iCs/>
          <w:sz w:val="24"/>
          <w:szCs w:val="24"/>
        </w:rPr>
        <w:t xml:space="preserve"> </w:t>
      </w:r>
      <w:r w:rsidR="006655E9">
        <w:rPr>
          <w:bCs/>
          <w:iCs/>
          <w:sz w:val="24"/>
          <w:szCs w:val="24"/>
        </w:rPr>
        <w:t xml:space="preserve">future research should investigate the role of agency in exploration during adolescence. This will be particularly interesting to investigate from a social standpoint because the developmental milestone of adolescence is to eventually become an independent agent in a complex, social world </w:t>
      </w:r>
      <w:r w:rsidR="006655E9">
        <w:rPr>
          <w:bCs/>
          <w:iCs/>
          <w:sz w:val="24"/>
          <w:szCs w:val="24"/>
        </w:rPr>
        <w:fldChar w:fldCharType="begin" w:fldLock="1"/>
      </w:r>
      <w:r w:rsidR="006655E9">
        <w:rPr>
          <w:bCs/>
          <w:iCs/>
          <w:sz w:val="24"/>
          <w:szCs w:val="24"/>
        </w:rPr>
        <w:instrText>ADDIN CSL_CITATION {"citationItems":[{"id":"ITEM-1","itemData":{"DOI":"10.1038/nrn2353","ISBN":"1471-003X(Print)","ISSN":"1471003X","PMID":"18354399","abstract":"The term 'social brain' refers to the network of brain regions that are involved in understanding others. Behaviour that is related to social cognition changes dramatically during human adolescence. This is paralleled by functional changes that occur in the social brain during this time, in particular in the medial prefrontal cortex and the superior temporal sulcus, which show altered activity during the performance of social cognitive tasks, such as face recognition and mental-state attribution. Research also indicates that, in humans, these parts of the social brain undergo structural development, including synaptic reorganization, during adolescence. Bringing together two relatively new and rapidly expanding areas of neuroscience–social neuroscience and the study of brain development during adolescence–will increase our understanding of how the social brain develops during adolescence.","author":[{"dropping-particle":"","family":"Blakemore","given":"Sarah Jayne","non-dropping-particle":"","parse-names":false,"suffix":""}],"container-title":"Nature Reviews Neuroscience","id":"ITEM-1","issue":"4","issued":{"date-parts":[["2008"]]},"page":"267-277","title":"The social brain in adolescence","type":"article-journal","volume":"9"},"uris":["http://www.mendeley.com/documents/?uuid=7c656358-92cd-3dbc-b082-f5b26d36045f"]}],"mendeley":{"formattedCitation":"(S. J. Blakemore, 2008)","plainTextFormattedCitation":"(S. J. Blakemore, 2008)"},"properties":{"noteIndex":0},"schema":"https://github.com/citation-style-language/schema/raw/master/csl-citation.json"}</w:instrText>
      </w:r>
      <w:r w:rsidR="006655E9">
        <w:rPr>
          <w:bCs/>
          <w:iCs/>
          <w:sz w:val="24"/>
          <w:szCs w:val="24"/>
        </w:rPr>
        <w:fldChar w:fldCharType="separate"/>
      </w:r>
      <w:r w:rsidR="006655E9" w:rsidRPr="006655E9">
        <w:rPr>
          <w:bCs/>
          <w:iCs/>
          <w:noProof/>
          <w:sz w:val="24"/>
          <w:szCs w:val="24"/>
        </w:rPr>
        <w:t>(Blakemore, 2008)</w:t>
      </w:r>
      <w:r w:rsidR="006655E9">
        <w:rPr>
          <w:bCs/>
          <w:iCs/>
          <w:sz w:val="24"/>
          <w:szCs w:val="24"/>
        </w:rPr>
        <w:fldChar w:fldCharType="end"/>
      </w:r>
      <w:r w:rsidR="006655E9">
        <w:rPr>
          <w:bCs/>
          <w:iCs/>
          <w:sz w:val="24"/>
          <w:szCs w:val="24"/>
        </w:rPr>
        <w:t>.</w:t>
      </w:r>
    </w:p>
    <w:p w14:paraId="3E6558A8" w14:textId="76F1FA15" w:rsidR="00D57E90" w:rsidRDefault="006E6B90" w:rsidP="001A1B8C">
      <w:pPr>
        <w:ind w:firstLine="0"/>
        <w:jc w:val="both"/>
        <w:rPr>
          <w:bCs/>
          <w:iCs/>
          <w:sz w:val="24"/>
          <w:szCs w:val="24"/>
        </w:rPr>
      </w:pPr>
      <w:r>
        <w:rPr>
          <w:bCs/>
          <w:iCs/>
          <w:sz w:val="24"/>
          <w:szCs w:val="24"/>
        </w:rPr>
        <w:t>Second, focusing on uncertainty</w:t>
      </w:r>
      <w:r w:rsidR="00912FB4">
        <w:rPr>
          <w:bCs/>
          <w:iCs/>
          <w:sz w:val="24"/>
          <w:szCs w:val="24"/>
        </w:rPr>
        <w:t xml:space="preserve"> </w:t>
      </w:r>
      <w:r>
        <w:rPr>
          <w:bCs/>
          <w:iCs/>
          <w:sz w:val="24"/>
          <w:szCs w:val="24"/>
        </w:rPr>
        <w:t>w</w:t>
      </w:r>
      <w:r w:rsidR="00AC1CBE">
        <w:rPr>
          <w:bCs/>
          <w:iCs/>
          <w:sz w:val="24"/>
          <w:szCs w:val="24"/>
        </w:rPr>
        <w:t>e show that</w:t>
      </w:r>
      <w:r>
        <w:rPr>
          <w:bCs/>
          <w:iCs/>
          <w:sz w:val="24"/>
          <w:szCs w:val="24"/>
        </w:rPr>
        <w:t xml:space="preserve"> older</w:t>
      </w:r>
      <w:r w:rsidR="00AC1CBE">
        <w:rPr>
          <w:bCs/>
          <w:iCs/>
          <w:sz w:val="24"/>
          <w:szCs w:val="24"/>
        </w:rPr>
        <w:t xml:space="preserve"> </w:t>
      </w:r>
      <w:r w:rsidR="00496E24">
        <w:rPr>
          <w:bCs/>
          <w:iCs/>
          <w:sz w:val="24"/>
          <w:szCs w:val="24"/>
        </w:rPr>
        <w:t>subjects were</w:t>
      </w:r>
      <w:r w:rsidR="00AC1CBE">
        <w:rPr>
          <w:bCs/>
          <w:iCs/>
          <w:sz w:val="24"/>
          <w:szCs w:val="24"/>
        </w:rPr>
        <w:t xml:space="preserve"> better at integrating new information into their beliefs</w:t>
      </w:r>
      <w:r>
        <w:rPr>
          <w:bCs/>
          <w:iCs/>
          <w:sz w:val="24"/>
          <w:szCs w:val="24"/>
        </w:rPr>
        <w:t xml:space="preserve"> based on individual information.</w:t>
      </w:r>
      <w:r w:rsidR="00CD1D91">
        <w:rPr>
          <w:bCs/>
          <w:iCs/>
          <w:sz w:val="24"/>
          <w:szCs w:val="24"/>
        </w:rPr>
        <w:t xml:space="preserve"> </w:t>
      </w:r>
      <w:r>
        <w:rPr>
          <w:bCs/>
          <w:iCs/>
          <w:sz w:val="24"/>
          <w:szCs w:val="24"/>
        </w:rPr>
        <w:t xml:space="preserve">We show that most individuals </w:t>
      </w:r>
      <w:r w:rsidR="00687DBA">
        <w:rPr>
          <w:bCs/>
          <w:iCs/>
          <w:sz w:val="24"/>
          <w:szCs w:val="24"/>
        </w:rPr>
        <w:t xml:space="preserve">put less weight on </w:t>
      </w:r>
      <w:r>
        <w:rPr>
          <w:bCs/>
          <w:iCs/>
          <w:sz w:val="24"/>
          <w:szCs w:val="24"/>
        </w:rPr>
        <w:t>new pieces of information</w:t>
      </w:r>
      <w:r w:rsidR="00687DBA">
        <w:rPr>
          <w:bCs/>
          <w:iCs/>
          <w:sz w:val="24"/>
          <w:szCs w:val="24"/>
        </w:rPr>
        <w:t xml:space="preserve"> than would be optimal but</w:t>
      </w:r>
      <w:r>
        <w:rPr>
          <w:bCs/>
          <w:iCs/>
          <w:sz w:val="24"/>
          <w:szCs w:val="24"/>
        </w:rPr>
        <w:t xml:space="preserve"> oldest individuals are closest to an ideal Bayesian observer</w:t>
      </w:r>
      <w:r w:rsidR="00AC1CBE">
        <w:rPr>
          <w:bCs/>
          <w:iCs/>
          <w:sz w:val="24"/>
          <w:szCs w:val="24"/>
        </w:rPr>
        <w:t xml:space="preserve">. </w:t>
      </w:r>
      <w:r w:rsidR="00912FB4">
        <w:rPr>
          <w:bCs/>
          <w:iCs/>
          <w:sz w:val="24"/>
          <w:szCs w:val="24"/>
        </w:rPr>
        <w:t xml:space="preserve">Taken together, we show that under uncertainty individuals adapt their beliefs better in the light of new information and increasingly differentiate between uncertainty and risk. </w:t>
      </w:r>
      <w:r w:rsidR="00CD1D91">
        <w:rPr>
          <w:bCs/>
          <w:iCs/>
          <w:sz w:val="24"/>
          <w:szCs w:val="24"/>
        </w:rPr>
        <w:t>This conforms a proposal based on</w:t>
      </w:r>
      <w:r w:rsidR="00CD1D91">
        <w:rPr>
          <w:sz w:val="24"/>
          <w:szCs w:val="24"/>
          <w:lang w:val="en-GB"/>
        </w:rPr>
        <w:t xml:space="preserve">  a review of recent developmental studies </w:t>
      </w:r>
      <w:r w:rsidR="006655E9">
        <w:rPr>
          <w:sz w:val="24"/>
          <w:szCs w:val="24"/>
          <w:lang w:val="en-GB"/>
        </w:rPr>
        <w:t>which use</w:t>
      </w:r>
      <w:r w:rsidR="00CD1D91">
        <w:rPr>
          <w:sz w:val="24"/>
          <w:szCs w:val="24"/>
          <w:lang w:val="en-GB"/>
        </w:rPr>
        <w:t xml:space="preserve"> reinforcement learning, where</w:t>
      </w:r>
      <w:r w:rsidR="006655E9">
        <w:rPr>
          <w:sz w:val="24"/>
          <w:szCs w:val="24"/>
          <w:lang w:val="en-GB"/>
        </w:rPr>
        <w:t>in</w:t>
      </w:r>
      <w:r w:rsidR="00CD1D91">
        <w:rPr>
          <w:sz w:val="24"/>
          <w:szCs w:val="24"/>
          <w:lang w:val="en-GB"/>
        </w:rPr>
        <w:t xml:space="preserve"> it was speculated that across development, individuals get gradually better at integrating new information </w:t>
      </w:r>
      <w:r w:rsidR="00414DFC">
        <w:rPr>
          <w:sz w:val="24"/>
          <w:szCs w:val="24"/>
          <w:lang w:val="en-GB"/>
        </w:rPr>
        <w:t xml:space="preserve">adequately </w:t>
      </w:r>
      <w:r w:rsidR="00CD1D91">
        <w:rPr>
          <w:sz w:val="24"/>
          <w:szCs w:val="24"/>
          <w:lang w:val="en-GB"/>
        </w:rPr>
        <w:t xml:space="preserve">into their </w:t>
      </w:r>
      <w:r w:rsidR="006655E9">
        <w:rPr>
          <w:sz w:val="24"/>
          <w:szCs w:val="24"/>
          <w:lang w:val="en-GB"/>
        </w:rPr>
        <w:t xml:space="preserve">prior </w:t>
      </w:r>
      <w:r w:rsidR="00CD1D91">
        <w:rPr>
          <w:sz w:val="24"/>
          <w:szCs w:val="24"/>
          <w:lang w:val="en-GB"/>
        </w:rPr>
        <w:t xml:space="preserve">beliefs </w:t>
      </w:r>
      <w:r w:rsidR="00CD1D91">
        <w:rPr>
          <w:sz w:val="24"/>
          <w:szCs w:val="24"/>
          <w:lang w:val="en-GB"/>
        </w:rPr>
        <w:fldChar w:fldCharType="begin" w:fldLock="1"/>
      </w:r>
      <w:r w:rsidR="00CD1D91">
        <w:rPr>
          <w:sz w:val="24"/>
          <w:szCs w:val="24"/>
          <w:lang w:val="en-GB"/>
        </w:rPr>
        <w:instrText>ADDIN CSL_CITATION {"citationItems":[{"id":"ITEM-1","itemData":{"DOI":"10.1016/J.DCN.2019.100733","ISSN":"1878-9293","abstract":"The past decade has seen the emergence of the use of reinforcement learning models to study developmental change in value-based learning. It is unclear, however, whether these computational modeling studies, which have employed a wide variety of tasks and model variants, have reached convergent conclusions. In this review, we examine whether the tuning of model parameters that govern different aspects of learning and decision-making processes vary consistently as a function of age, and what neurocognitive developmental changes may account for differences in these parameter estimates across development. We explore whether patterns of developmental change in these estimates are better described by differences in the extent to which individuals adapt their learning processes to the statistics of different environments, or by more static learning biases that emerge across varied contexts. We focus specifically on learning rates and inverse temperature parameter estimates, and find evidence that from childhood to adulthood, individuals become better at optimally weighting recent outcomes during learning across diverse contexts and less exploratory in their value-based decision-making. We provide recommendations for how these two possibilities — and potential alternative accounts — can be tested more directly to build a cohesive body of research that yields greater insight into the development of core learning processes.","author":[{"dropping-particle":"","family":"Nussenbaum","given":"Kate","non-dropping-particle":"","parse-names":false,"suffix":""},{"dropping-particle":"","family":"Hartley","given":"Catherine A.","non-dropping-particle":"","parse-names":false,"suffix":""}],"container-title":"Developmental Cognitive Neuroscience","id":"ITEM-1","issued":{"date-parts":[["2019","12","1"]]},"page":"100733","publisher":"Elsevier","title":"Reinforcement learning across development: What insights can we draw from a decade of research?","type":"article-journal","volume":"40"},"uris":["http://www.mendeley.com/documents/?uuid=dce29933-a0bf-3ade-9d85-3087729f5d40"]}],"mendeley":{"formattedCitation":"(Nussenbaum &amp; Hartley, 2019)","plainTextFormattedCitation":"(Nussenbaum &amp; Hartley, 2019)","previouslyFormattedCitation":"(Nussenbaum &amp; Hartley, 2019)"},"properties":{"noteIndex":0},"schema":"https://github.com/citation-style-language/schema/raw/master/csl-citation.json"}</w:instrText>
      </w:r>
      <w:r w:rsidR="00CD1D91">
        <w:rPr>
          <w:sz w:val="24"/>
          <w:szCs w:val="24"/>
          <w:lang w:val="en-GB"/>
        </w:rPr>
        <w:fldChar w:fldCharType="separate"/>
      </w:r>
      <w:r w:rsidR="00CD1D91" w:rsidRPr="00C14A35">
        <w:rPr>
          <w:noProof/>
          <w:sz w:val="24"/>
          <w:szCs w:val="24"/>
          <w:lang w:val="en-GB"/>
        </w:rPr>
        <w:t>(Nussenbaum &amp; Hartley, 2019)</w:t>
      </w:r>
      <w:r w:rsidR="00CD1D91">
        <w:rPr>
          <w:sz w:val="24"/>
          <w:szCs w:val="24"/>
          <w:lang w:val="en-GB"/>
        </w:rPr>
        <w:fldChar w:fldCharType="end"/>
      </w:r>
      <w:r w:rsidR="00CD1D91">
        <w:rPr>
          <w:sz w:val="24"/>
          <w:szCs w:val="24"/>
          <w:lang w:val="en-GB"/>
        </w:rPr>
        <w:t>.</w:t>
      </w:r>
      <w:r w:rsidR="00CD1D91">
        <w:rPr>
          <w:bCs/>
          <w:iCs/>
          <w:sz w:val="24"/>
          <w:szCs w:val="24"/>
        </w:rPr>
        <w:t xml:space="preserve"> However, previous </w:t>
      </w:r>
      <w:r w:rsidR="00CD1D91">
        <w:rPr>
          <w:bCs/>
          <w:iCs/>
          <w:sz w:val="24"/>
          <w:szCs w:val="24"/>
        </w:rPr>
        <w:lastRenderedPageBreak/>
        <w:t xml:space="preserve">studies have been subject to confounds such as developmental differences in exploration </w:t>
      </w:r>
      <w:r w:rsidR="00CD1D91">
        <w:rPr>
          <w:bCs/>
          <w:iCs/>
          <w:sz w:val="24"/>
          <w:szCs w:val="24"/>
        </w:rPr>
        <w:fldChar w:fldCharType="begin" w:fldLock="1"/>
      </w:r>
      <w:r w:rsidR="00CD1D91">
        <w:rPr>
          <w:bCs/>
          <w:iCs/>
          <w:sz w:val="24"/>
          <w:szCs w:val="24"/>
        </w:rPr>
        <w:instrText>ADDIN CSL_CITATION {"citationItems":[{"id":"ITEM-1","itemData":{"DOI":"10.1038/srep40962","ISSN":"2045-2322","PMID":"28098227","abstract":"Although actuarial data indicate that risk-taking behavior peaks in adolescence, laboratory evidence for this developmental spike remains scarce. One possible explanation for this incongruity is that in the real world adolescents often have only vague information about the potential consequences of their behavior and the likelihoods of those consequences, whereas in the lab these are often clearly stated. How do adolescents behave under such more realistic conditions of ambiguity and uncertainty? We asked 105 participants aged from 8 to 22 years to make three types of choices: (1) choices between options whose possible outcomes and probabilities were fully described (choices under risk); (2) choices between options whose possible outcomes were described but whose probability information was incomplete (choices under ambiguity), and (3) choices between unknown options whose possible outcomes and probabilities could be explored (choices under uncertainty). Relative to children and adults, two adolescent-specific markers emerged. First, adolescents were more accepting of ambiguity; second, they were also more accepting of uncertainty (as indicated by shorter pre-decisional search). Furthermore, this tolerance of the unknown was associated with motivational, but not cognitive, factors. These findings offer novel insights into the psychology of adolescent risk taking.","author":[{"dropping-particle":"","family":"Bos","given":"Wouter","non-dropping-particle":"van den","parse-names":false,"suffix":""},{"dropping-particle":"","family":"Hertwig","given":"Ralph","non-dropping-particle":"","parse-names":false,"suffix":""}],"container-title":"Scientific Reports","id":"ITEM-1","issue":"December 2016","issued":{"date-parts":[["2017"]]},"page":"40962","publisher":"Nature Publishing Group","title":"Adolescents display distinctive tolerance to ambiguity and to uncertainty during risky decision making","type":"article-journal","volume":"7"},"uris":["http://www.mendeley.com/documents/?uuid=604b1f76-ec27-4fdf-a2cf-6f7bd8f9e70c"]}],"mendeley":{"formattedCitation":"(van den Bos &amp; Hertwig, 2017)","plainTextFormattedCitation":"(van den Bos &amp; Hertwig, 2017)","previouslyFormattedCitation":"(van den Bos &amp; Hertwig, 2017)"},"properties":{"noteIndex":0},"schema":"https://github.com/citation-style-language/schema/raw/master/csl-citation.json"}</w:instrText>
      </w:r>
      <w:r w:rsidR="00CD1D91">
        <w:rPr>
          <w:bCs/>
          <w:iCs/>
          <w:sz w:val="24"/>
          <w:szCs w:val="24"/>
        </w:rPr>
        <w:fldChar w:fldCharType="separate"/>
      </w:r>
      <w:r w:rsidR="00CD1D91" w:rsidRPr="00D57E90">
        <w:rPr>
          <w:bCs/>
          <w:iCs/>
          <w:noProof/>
          <w:sz w:val="24"/>
          <w:szCs w:val="24"/>
        </w:rPr>
        <w:t>(van den Bos &amp; Hertwig, 2017)</w:t>
      </w:r>
      <w:r w:rsidR="00CD1D91">
        <w:rPr>
          <w:bCs/>
          <w:iCs/>
          <w:sz w:val="24"/>
          <w:szCs w:val="24"/>
        </w:rPr>
        <w:fldChar w:fldCharType="end"/>
      </w:r>
      <w:r w:rsidR="00CD1D91">
        <w:rPr>
          <w:bCs/>
          <w:iCs/>
          <w:sz w:val="24"/>
          <w:szCs w:val="24"/>
        </w:rPr>
        <w:t xml:space="preserve">, or learning from errors </w:t>
      </w:r>
      <w:r w:rsidR="00CD1D91">
        <w:rPr>
          <w:bCs/>
          <w:iCs/>
          <w:sz w:val="24"/>
          <w:szCs w:val="24"/>
        </w:rPr>
        <w:fldChar w:fldCharType="begin" w:fldLock="1"/>
      </w:r>
      <w:r w:rsidR="00550222">
        <w:rPr>
          <w:bCs/>
          <w:iCs/>
          <w:sz w:val="24"/>
          <w:szCs w:val="24"/>
        </w:rPr>
        <w:instrText>ADDIN CSL_CITATION {"citationItems":[{"id":"ITEM-1","itemData":{"DOI":"10.1016/j.neuron.2016.08.031","ISBN":"1097-4199 (Electronic) 0896-6273 (Linking)","ISSN":"10974199","PMID":"27710793","abstract":"Adolescents are notorious for engaging in reward-seeking behaviors, a tendency attributed to heightened activity in the brain's reward systems during adolescence. It has been suggested that reward sensitivity in adolescence might be adaptive, but evidence of an adaptive role has been scarce. Using a probabilistic reinforcement learning task combined with reinforcement learning models and fMRI, we found that adolescents showed better reinforcement learning and a stronger link between reinforcement learning and episodic memory for rewarding outcomes. This behavioral benefit was related to heightened prediction error-related BOLD activity in the hippocampus and to stronger functional connectivity between the hippocampus and the striatum at the time of reinforcement. These findings reveal an important role for the hippocampus in reinforcement learning in adolescence and suggest that reward sensitivity in adolescence is related to adaptive differences in how adolescents learn from experience.","author":[{"dropping-particle":"","family":"Davidow","given":"Juliet Y.","non-dropping-particle":"","parse-names":false,"suffix":""},{"dropping-particle":"","family":"Foerde","given":"Karin","non-dropping-particle":"","parse-names":false,"suffix":""},{"dropping-particle":"","family":"Galván","given":"Adriana","non-dropping-particle":"","parse-names":false,"suffix":""},{"dropping-particle":"","family":"Shohamy","given":"Daphna","non-dropping-particle":"","parse-names":false,"suffix":""}],"container-title":"Neuron","id":"ITEM-1","issued":{"date-parts":[["2016"]]},"title":"An Upside to Reward Sensitivity: The Hippocampus Supports Enhanced Reinforcement Learning in Adolescence","type":"article-journal"},"uris":["http://www.mendeley.com/documents/?uuid=03e5fb57-922d-3b48-8abc-6117649c5007"]},{"id":"ITEM-2","itemData":{"DOI":"10.1371/journal.pcbi.1004953","ISSN":"1553-7358","abstract":"Adolescence is a period of life characterised by changes in learning and decision-making. Learning and decision-making do not rely on a unitary system, but instead require the coordination of different cognitive processes that can be mathematically formalised as dissociable computational modules. Here, we aimed to trace the developmental time-course of the computational modules responsible for learning from reward or punishment, and learning from counterfactual feedback. Adolescents and adults carried out a novel reinforcement learning paradigm in which participants learned the association between cues and probabilistic outcomes, where the outcomes differed in valence (reward versus punishment) and feedback was either partial or complete (either the outcome of the chosen option only, or the outcomes of both the chosen and unchosen option, were displayed). Computational strategies changed during development: whereas adolescents’ behaviour was better explained by a basic reinforcement learning algorithm, adults’ behaviour integrated increasingly complex computational features, namely a counterfactual learning module (enabling enhanced performance in the presence of complete feedback) and a value contextualisation module (enabling symmetrical reward and punishment learning). Unlike adults, adolescent performance did not benefit from counterfactual (complete) feedback. In addition, while adults learned symmetrically from both reward and punishment, adolescents learned from reward but were less likely to learn from punishment. This tendency to rely on rewards and not to consider alternative consequences of actions might contribute to our understanding of decision-making in adolescence.","author":[{"dropping-particle":"","family":"Palminteri","given":"Stefano","non-dropping-particle":"","parse-names":false,"suffix":""},{"dropping-particle":"","family":"Kilford","given":"Emma J.","non-dropping-particle":"","parse-names":false,"suffix":""},{"dropping-particle":"","family":"Coricelli","given":"Giorgio","non-dropping-particle":"","parse-names":false,"suffix":""},{"dropping-particle":"","family":"Blakemore","given":"Sarah-Jayne","non-dropping-particle":"","parse-names":false,"suffix":""}],"container-title":"PLOS Computational Biology","editor":[{"dropping-particle":"","family":"O'Reilly","given":"Jill X","non-dropping-particle":"","parse-names":false,"suffix":""}],"id":"ITEM-2","issue":"6","issued":{"date-parts":[["2016","6","20"]]},"page":"e1004953","publisher":"Public Library of Science","title":"The Computational Development of Reinforcement Learning during Adolescence","type":"article-journal","volume":"12"},"uris":["http://www.mendeley.com/documents/?uuid=f55607af-4c7a-3f9f-af46-76e60e84d3d5"]}],"mendeley":{"formattedCitation":"(Davidow et al., 2016; Palminteri, Kilford, Coricelli, &amp; Blakemore, 2016b)","manualFormatting":"(Davidow et al., 2016; Palminteri, Kilford, Coricelli, &amp; Blakemore, 2016)","plainTextFormattedCitation":"(Davidow et al., 2016; Palminteri, Kilford, Coricelli, &amp; Blakemore, 2016b)","previouslyFormattedCitation":"(Davidow et al., 2016; Palminteri, Kilford, Coricelli, &amp; Blakemore, 2016b)"},"properties":{"noteIndex":0},"schema":"https://github.com/citation-style-language/schema/raw/master/csl-citation.json"}</w:instrText>
      </w:r>
      <w:r w:rsidR="00CD1D91">
        <w:rPr>
          <w:bCs/>
          <w:iCs/>
          <w:sz w:val="24"/>
          <w:szCs w:val="24"/>
        </w:rPr>
        <w:fldChar w:fldCharType="separate"/>
      </w:r>
      <w:r w:rsidR="00CD1D91" w:rsidRPr="00D57E90">
        <w:rPr>
          <w:bCs/>
          <w:iCs/>
          <w:noProof/>
          <w:sz w:val="24"/>
          <w:szCs w:val="24"/>
        </w:rPr>
        <w:t>(Davidow et al., 2016; Palminteri, Kilford, Coricelli, &amp; Blakemore, 2016)</w:t>
      </w:r>
      <w:r w:rsidR="00CD1D91">
        <w:rPr>
          <w:bCs/>
          <w:iCs/>
          <w:sz w:val="24"/>
          <w:szCs w:val="24"/>
        </w:rPr>
        <w:fldChar w:fldCharType="end"/>
      </w:r>
      <w:r w:rsidR="00CD1D91">
        <w:rPr>
          <w:bCs/>
          <w:iCs/>
          <w:sz w:val="24"/>
          <w:szCs w:val="24"/>
        </w:rPr>
        <w:t xml:space="preserve">. With our novel experimental paradigm, we </w:t>
      </w:r>
      <w:r w:rsidR="006655E9">
        <w:rPr>
          <w:bCs/>
          <w:iCs/>
          <w:sz w:val="24"/>
          <w:szCs w:val="24"/>
        </w:rPr>
        <w:t>now</w:t>
      </w:r>
      <w:r w:rsidR="00CD1D91">
        <w:rPr>
          <w:bCs/>
          <w:iCs/>
          <w:sz w:val="24"/>
          <w:szCs w:val="24"/>
        </w:rPr>
        <w:t xml:space="preserve"> </w:t>
      </w:r>
      <w:r w:rsidR="00191592">
        <w:rPr>
          <w:bCs/>
          <w:iCs/>
          <w:sz w:val="24"/>
          <w:szCs w:val="24"/>
        </w:rPr>
        <w:t>provide firm</w:t>
      </w:r>
      <w:r w:rsidR="006655E9">
        <w:rPr>
          <w:bCs/>
          <w:iCs/>
          <w:sz w:val="24"/>
          <w:szCs w:val="24"/>
        </w:rPr>
        <w:t>er</w:t>
      </w:r>
      <w:r w:rsidR="00191592">
        <w:rPr>
          <w:bCs/>
          <w:iCs/>
          <w:sz w:val="24"/>
          <w:szCs w:val="24"/>
        </w:rPr>
        <w:t xml:space="preserve"> evidence in favor of this interpretation</w:t>
      </w:r>
      <w:r w:rsidR="00CD1D91">
        <w:rPr>
          <w:bCs/>
          <w:iCs/>
          <w:sz w:val="24"/>
          <w:szCs w:val="24"/>
        </w:rPr>
        <w:t xml:space="preserve">. </w:t>
      </w:r>
    </w:p>
    <w:p w14:paraId="0776F8C1" w14:textId="47F64A10" w:rsidR="00E80D6A" w:rsidRDefault="0059401A" w:rsidP="001A1B8C">
      <w:pPr>
        <w:ind w:firstLine="0"/>
        <w:jc w:val="both"/>
        <w:rPr>
          <w:sz w:val="24"/>
          <w:szCs w:val="24"/>
        </w:rPr>
      </w:pPr>
      <w:r>
        <w:rPr>
          <w:sz w:val="24"/>
          <w:szCs w:val="24"/>
        </w:rPr>
        <w:t>Third,</w:t>
      </w:r>
      <w:r w:rsidR="00550222">
        <w:rPr>
          <w:sz w:val="24"/>
          <w:szCs w:val="24"/>
        </w:rPr>
        <w:t xml:space="preserve"> confirming our next preregistered hypothesis,</w:t>
      </w:r>
      <w:r>
        <w:rPr>
          <w:sz w:val="24"/>
          <w:szCs w:val="24"/>
        </w:rPr>
        <w:t xml:space="preserve"> model comparison based on </w:t>
      </w:r>
      <w:r w:rsidRPr="00414DFC">
        <w:rPr>
          <w:color w:val="FF0000"/>
          <w:sz w:val="24"/>
          <w:szCs w:val="24"/>
        </w:rPr>
        <w:t xml:space="preserve">approximate leave one out cross validation </w:t>
      </w:r>
      <w:r>
        <w:rPr>
          <w:sz w:val="24"/>
          <w:szCs w:val="24"/>
        </w:rPr>
        <w:t xml:space="preserve">suggests that social information use is best described </w:t>
      </w:r>
      <w:r w:rsidR="00E80D6A">
        <w:rPr>
          <w:sz w:val="24"/>
          <w:szCs w:val="24"/>
        </w:rPr>
        <w:t>with instrumental</w:t>
      </w:r>
      <w:r>
        <w:rPr>
          <w:sz w:val="24"/>
          <w:szCs w:val="24"/>
        </w:rPr>
        <w:t xml:space="preserve"> Bayesian inference</w:t>
      </w:r>
      <w:r w:rsidR="00E80D6A">
        <w:rPr>
          <w:sz w:val="24"/>
          <w:szCs w:val="24"/>
        </w:rPr>
        <w:t xml:space="preserve"> as opposed to making individuals more distracted or sensitive to rewards in general. </w:t>
      </w:r>
      <w:r w:rsidR="00673E55">
        <w:rPr>
          <w:sz w:val="24"/>
          <w:szCs w:val="24"/>
        </w:rPr>
        <w:t xml:space="preserve">These results align with previous research </w:t>
      </w:r>
      <w:r w:rsidR="00673E55">
        <w:rPr>
          <w:sz w:val="24"/>
          <w:szCs w:val="24"/>
        </w:rPr>
        <w:fldChar w:fldCharType="begin" w:fldLock="1"/>
      </w:r>
      <w:r w:rsidR="009F45F5">
        <w:rPr>
          <w:sz w:val="24"/>
          <w:szCs w:val="24"/>
        </w:rPr>
        <w:instrText>ADDIN CSL_CITATION {"citationItems":[{"id":"ITEM-1","itemData":{"DOI":"10.3389/fpsyg.2019.01915","ISSN":"16641078","abstract":"© 2019 Ciranka and van den Bos. Adolescence is a period of life during which peers play a pivotal role in decision-making. The narrative of social influence during adolescence often revolves around risky and maladaptive decisions, like driving under the influence, and using illegal substances (Steinberg, 2005). However, research has also shown that social influence can lead to increased prosocial behaviors (Van Hoorn et al., 2017) and a reduction in risk-taking (Braams et al., 2019). While many studies support the notion that adolescents are more sensitive to peer influence than children or adults, the developmental processes that underlie this sensitivity remain poorly understood. We argue that one important reason for this lack of understanding is the absence of precisely formulated models. To make a first step toward formal models of social influence during adolescence, we first identify three prominent verbal models of social influence in the literature: (1) social motivation, (2) reward sensitivity, and (3) distraction. We then illustrate how these can be translated into formal models, and how such formal models can inform experimental design and help identify developmental processes. Finally, by applying our formal models to existing datasets, we demonstrate the usefulness of formalization by synthesizing different studies with seemingly disparate results. We conclude with a discussion on how formal modeling can be utilized to better investigate the development of peer influence in adolescence.","author":[{"dropping-particle":"","family":"Ciranka","given":"S.","non-dropping-particle":"","parse-names":false,"suffix":""},{"dropping-particle":"","family":"Bos","given":"W.","non-dropping-particle":"van den","parse-names":false,"suffix":""}],"container-title":"Frontiers in Psychology","id":"ITEM-1","issue":"AUG","issued":{"date-parts":[["2019"]]},"title":"Social influence in adolescent decision-making: A formal framework","type":"article-journal","volume":"10"},"uris":["http://www.mendeley.com/documents/?uuid=a0efbe5d-44c4-3801-8029-1191a434a9a2"]}],"mendeley":{"formattedCitation":"(S. Ciranka &amp; van den Bos, 2019)","manualFormatting":"(Ciranka &amp; van den Bos, 2019)","plainTextFormattedCitation":"(S. Ciranka &amp; van den Bos, 2019)","previouslyFormattedCitation":"(S. Ciranka &amp; van den Bos, 2019)"},"properties":{"noteIndex":0},"schema":"https://github.com/citation-style-language/schema/raw/master/csl-citation.json"}</w:instrText>
      </w:r>
      <w:r w:rsidR="00673E55">
        <w:rPr>
          <w:sz w:val="24"/>
          <w:szCs w:val="24"/>
        </w:rPr>
        <w:fldChar w:fldCharType="separate"/>
      </w:r>
      <w:r w:rsidR="00673E55" w:rsidRPr="00673E55">
        <w:rPr>
          <w:noProof/>
          <w:sz w:val="24"/>
          <w:szCs w:val="24"/>
        </w:rPr>
        <w:t>(Ciranka &amp; van den Bos, 2019)</w:t>
      </w:r>
      <w:r w:rsidR="00673E55">
        <w:rPr>
          <w:sz w:val="24"/>
          <w:szCs w:val="24"/>
        </w:rPr>
        <w:fldChar w:fldCharType="end"/>
      </w:r>
      <w:r w:rsidR="00673E55">
        <w:rPr>
          <w:sz w:val="24"/>
          <w:szCs w:val="24"/>
        </w:rPr>
        <w:t xml:space="preserve">  add further evidence that across adolescence, individuals pay close attention to the content of social information.</w:t>
      </w:r>
      <w:r w:rsidR="005B3B80">
        <w:rPr>
          <w:sz w:val="24"/>
          <w:szCs w:val="24"/>
        </w:rPr>
        <w:t xml:space="preserve"> However, it is still clear that social signals can lead adolescents into a vicious circle to take severe risks. </w:t>
      </w:r>
      <w:r w:rsidR="009F45F5">
        <w:rPr>
          <w:sz w:val="24"/>
          <w:szCs w:val="24"/>
        </w:rPr>
        <w:t>Future work should identify the boundary condition</w:t>
      </w:r>
      <w:r w:rsidR="005B3B80">
        <w:rPr>
          <w:sz w:val="24"/>
          <w:szCs w:val="24"/>
        </w:rPr>
        <w:t>s of</w:t>
      </w:r>
      <w:r w:rsidR="009F45F5">
        <w:rPr>
          <w:sz w:val="24"/>
          <w:szCs w:val="24"/>
        </w:rPr>
        <w:t xml:space="preserve"> adaptive social information use. For instance, </w:t>
      </w:r>
      <w:r w:rsidR="00D74BE8">
        <w:rPr>
          <w:sz w:val="24"/>
          <w:szCs w:val="24"/>
        </w:rPr>
        <w:t>in</w:t>
      </w:r>
      <w:r w:rsidR="009F45F5">
        <w:rPr>
          <w:sz w:val="24"/>
          <w:szCs w:val="24"/>
        </w:rPr>
        <w:t xml:space="preserve"> emotionally “hot” situations </w:t>
      </w:r>
      <w:r w:rsidR="00D74BE8">
        <w:rPr>
          <w:sz w:val="24"/>
          <w:szCs w:val="24"/>
        </w:rPr>
        <w:t>the situational</w:t>
      </w:r>
      <w:r w:rsidR="009F45F5">
        <w:rPr>
          <w:sz w:val="24"/>
          <w:szCs w:val="24"/>
        </w:rPr>
        <w:t xml:space="preserve"> arousal could still lead to increased distraction or reward sensitivity </w:t>
      </w:r>
      <w:r w:rsidR="009F45F5">
        <w:rPr>
          <w:sz w:val="24"/>
          <w:szCs w:val="24"/>
        </w:rPr>
        <w:fldChar w:fldCharType="begin" w:fldLock="1"/>
      </w:r>
      <w:r w:rsidR="006655E9">
        <w:rPr>
          <w:sz w:val="24"/>
          <w:szCs w:val="24"/>
        </w:rPr>
        <w:instrText>ADDIN CSL_CITATION {"citationItems":[{"id":"ITEM-1","itemData":{"DOI":"10.1016/j.dr.2017.09.003","ISSN":"02732297","PMID":"29527087","abstract":"Adolescents are known to take more risks than adults, which can be harmful to their health and well-being. However, despite age differences in real-world risk taking, laboratory risk-taking paradigms often do not evince these developmental patterns. Recent findings in the literature suggest that this inconsistency may be due in part to differences between how adolescents process information about risk when it is described (e.g., in a description-based classroom intervention) versus when it is experienced (e.g., when a teenager experiences the outcome of a risky choice). The present review considers areas of research that can inform approaches to intervention by deepening our understanding of risk taking in described or experienced contexts. We examine the literature on the description-experience gap, which has generally been limited to studies of adult samples, but which highlights differential decision making when risk information is described versus experienced. Informed by this work, we then explore the developmental literature comparing adolescent to adult decision making, and consider whether inconsistencies in age-related findings might be explained by distinguishing between studies in which participants learn about decision outcomes through experience versus description. In light of evidence that studies using experience-based tasks more often show age differences in risk taking, we consider the implications of this pattern, and argue that experience-based tasks may be more ecologically valid measures of adolescent risky decision making, in part due to the heightened affective nature of these tasks. Finally, we propose a model to integrate our findings with theories of adolescent risk taking, and discuss implications for risk-reduction messaging.","author":[{"dropping-particle":"","family":"Rosenbaum","given":"Gail M.","non-dropping-particle":"","parse-names":false,"suffix":""},{"dropping-particle":"","family":"Venkatraman","given":"Vinod","non-dropping-particle":"","parse-names":false,"suffix":""},{"dropping-particle":"","family":"Steinberg","given":"Laurence","non-dropping-particle":"","parse-names":false,"suffix":""},{"dropping-particle":"","family":"Chein","given":"Jason M.","non-dropping-particle":"","parse-names":false,"suffix":""}],"container-title":"Developmental Review","id":"ITEM-1","issued":{"date-parts":[["2018"]]},"page":"23-43","publisher":"Elsevier Inc.","title":"The influences of described and experienced information on adolescent risky decision making","type":"article-journal","volume":"47"},"uris":["http://www.mendeley.com/documents/?uuid=60ed6441-2a90-488b-b5f0-90b3fdabbaa3"]}],"mendeley":{"formattedCitation":"(Rosenbaum et al., 2018)","plainTextFormattedCitation":"(Rosenbaum et al., 2018)","previouslyFormattedCitation":"(Rosenbaum et al., 2018)"},"properties":{"noteIndex":0},"schema":"https://github.com/citation-style-language/schema/raw/master/csl-citation.json"}</w:instrText>
      </w:r>
      <w:r w:rsidR="009F45F5">
        <w:rPr>
          <w:sz w:val="24"/>
          <w:szCs w:val="24"/>
        </w:rPr>
        <w:fldChar w:fldCharType="separate"/>
      </w:r>
      <w:r w:rsidR="009F45F5" w:rsidRPr="009F45F5">
        <w:rPr>
          <w:noProof/>
          <w:sz w:val="24"/>
          <w:szCs w:val="24"/>
        </w:rPr>
        <w:t>(Rosenbaum et al., 2018)</w:t>
      </w:r>
      <w:r w:rsidR="009F45F5">
        <w:rPr>
          <w:sz w:val="24"/>
          <w:szCs w:val="24"/>
        </w:rPr>
        <w:fldChar w:fldCharType="end"/>
      </w:r>
      <w:r w:rsidR="009F45F5">
        <w:rPr>
          <w:sz w:val="24"/>
          <w:szCs w:val="24"/>
        </w:rPr>
        <w:t>.</w:t>
      </w:r>
    </w:p>
    <w:p w14:paraId="1A6F5761" w14:textId="523D71B6" w:rsidR="005D6782" w:rsidRDefault="00D57E90" w:rsidP="001A1B8C">
      <w:pPr>
        <w:ind w:firstLine="0"/>
        <w:jc w:val="both"/>
        <w:rPr>
          <w:bCs/>
          <w:iCs/>
          <w:sz w:val="24"/>
          <w:szCs w:val="24"/>
        </w:rPr>
      </w:pPr>
      <w:r>
        <w:rPr>
          <w:bCs/>
          <w:iCs/>
          <w:sz w:val="24"/>
          <w:szCs w:val="24"/>
        </w:rPr>
        <w:t>Fourth</w:t>
      </w:r>
      <w:r w:rsidR="006E6B90">
        <w:rPr>
          <w:bCs/>
          <w:iCs/>
          <w:sz w:val="24"/>
          <w:szCs w:val="24"/>
        </w:rPr>
        <w:t xml:space="preserve">, we show that youngest </w:t>
      </w:r>
      <w:r w:rsidR="0070321B">
        <w:rPr>
          <w:bCs/>
          <w:iCs/>
          <w:sz w:val="24"/>
          <w:szCs w:val="24"/>
        </w:rPr>
        <w:t>individuals</w:t>
      </w:r>
      <w:r w:rsidR="006E6B90">
        <w:rPr>
          <w:bCs/>
          <w:iCs/>
          <w:sz w:val="24"/>
          <w:szCs w:val="24"/>
        </w:rPr>
        <w:t xml:space="preserve"> use social information most and </w:t>
      </w:r>
      <w:r w:rsidR="0070321B">
        <w:rPr>
          <w:bCs/>
          <w:iCs/>
          <w:sz w:val="24"/>
          <w:szCs w:val="24"/>
        </w:rPr>
        <w:t>across age, social information use steadily declines.</w:t>
      </w:r>
      <w:r w:rsidR="0059401A">
        <w:rPr>
          <w:bCs/>
          <w:iCs/>
          <w:sz w:val="24"/>
          <w:szCs w:val="24"/>
        </w:rPr>
        <w:t xml:space="preserve"> </w:t>
      </w:r>
      <w:r w:rsidR="00A40EF8">
        <w:rPr>
          <w:bCs/>
          <w:iCs/>
          <w:sz w:val="24"/>
          <w:szCs w:val="24"/>
        </w:rPr>
        <w:t>On top of that linear trend, w</w:t>
      </w:r>
      <w:r w:rsidR="00CD1D91">
        <w:rPr>
          <w:bCs/>
          <w:iCs/>
          <w:sz w:val="24"/>
          <w:szCs w:val="24"/>
        </w:rPr>
        <w:t>e find that adolescents use social information more than other age groups when it promotes safe decisions, but not when it promotes risky decisions.</w:t>
      </w:r>
      <w:r w:rsidR="0059401A">
        <w:rPr>
          <w:bCs/>
          <w:iCs/>
          <w:sz w:val="24"/>
          <w:szCs w:val="24"/>
        </w:rPr>
        <w:t xml:space="preserve"> </w:t>
      </w:r>
      <w:r w:rsidR="00550222">
        <w:rPr>
          <w:bCs/>
          <w:iCs/>
          <w:sz w:val="24"/>
          <w:szCs w:val="24"/>
        </w:rPr>
        <w:t xml:space="preserve">This result is partly in line with our preregistration because we did not expect differences between safe and risky information use. However, in the meantime, similar </w:t>
      </w:r>
      <w:r w:rsidR="002E696D">
        <w:rPr>
          <w:bCs/>
          <w:iCs/>
          <w:sz w:val="24"/>
          <w:szCs w:val="24"/>
        </w:rPr>
        <w:t>differences have been reported</w:t>
      </w:r>
      <w:r w:rsidR="00550222">
        <w:rPr>
          <w:bCs/>
          <w:iCs/>
          <w:sz w:val="24"/>
          <w:szCs w:val="24"/>
        </w:rPr>
        <w:t xml:space="preserve"> </w:t>
      </w:r>
      <w:r w:rsidR="00550222">
        <w:rPr>
          <w:bCs/>
          <w:iCs/>
          <w:sz w:val="24"/>
          <w:szCs w:val="24"/>
        </w:rPr>
        <w:fldChar w:fldCharType="begin" w:fldLock="1"/>
      </w:r>
      <w:r w:rsidR="006655E9">
        <w:rPr>
          <w:bCs/>
          <w:iCs/>
          <w:sz w:val="24"/>
          <w:szCs w:val="24"/>
        </w:rPr>
        <w:instrText>ADDIN CSL_CITATION {"citationItems":[{"id":"ITEM-1","itemData":{"DOI":"10.3389/fpsyg.2019.01915","ISSN":"16641078","abstract":"© 2019 Ciranka and van den Bos. Adolescence is a period of life during which peers play a pivotal role in decision-making. The narrative of social influence during adolescence often revolves around risky and maladaptive decisions, like driving under the influence, and using illegal substances (Steinberg, 2005). However, research has also shown that social influence can lead to increased prosocial behaviors (Van Hoorn et al., 2017) and a reduction in risk-taking (Braams et al., 2019). While many studies support the notion that adolescents are more sensitive to peer influence than children or adults, the developmental processes that underlie this sensitivity remain poorly understood. We argue that one important reason for this lack of understanding is the absence of precisely formulated models. To make a first step toward formal models of social influence during adolescence, we first identify three prominent verbal models of social influence in the literature: (1) social motivation, (2) reward sensitivity, and (3) distraction. We then illustrate how these can be translated into formal models, and how such formal models can inform experimental design and help identify developmental processes. Finally, by applying our formal models to existing datasets, we demonstrate the usefulness of formalization by synthesizing different studies with seemingly disparate results. We conclude with a discussion on how formal modeling can be utilized to better investigate the development of peer influence in adolescence.","author":[{"dropping-particle":"","family":"Ciranka","given":"S.","non-dropping-particle":"","parse-names":false,"suffix":""},{"dropping-particle":"","family":"Bos","given":"W.","non-dropping-particle":"van den","parse-names":false,"suffix":""}],"container-title":"Frontiers in Psychology","id":"ITEM-1","issue":"AUG","issued":{"date-parts":[["2019"]]},"title":"Social influence in adolescent decision-making: A formal framework","type":"article-journal","volume":"10"},"uris":["http://www.mendeley.com/documents/?uuid=a0efbe5d-44c4-3801-8029-1191a434a9a2"]},{"id":"ITEM-2","itemData":{"DOI":"10.1111/desc.12717","ISSN":"14677687","abstract":"Adolescents take more risks when peers monitor their behavior. However, it is largely unknown how different types of peer influence affect adolescent decision making. In this study, we investigate how information about previous choices of peers differentially influence decision making in adolescence and young adulthood. Participants (N=99, age range 12-22) completed an economic choice task in which choice options were systematically varied on levels of risk and ambiguity. On each trial, participants selected between a safer choice (low variability in outcome) and a riskier choice (high variability in outcome). Participants made choices in three conditions: a solo condition in which they made choices with no additional information, a social condition in which they saw choices of supposed peers, and a computer condition in which they saw choices of a computer. Results showed that participants’ choices conform to the choices made by the peers, but not a computer. Furthermore, when peers chose the safe option, late adolescents were especially likely to make a safe choice. Conversely, when the peer made a risky choice, late adolescents were least likely to follow choices made by the peer. We did not find evidence for differential influence of social information on decisions depending on their level of risk and ambiguity. These results show that information about previous decisions of peers are a powerful modifier for behavior and that the effect of peers on adolescents’ decisions is less ubiquitous and more specific than previously assumed. 3","author":[{"dropping-particle":"","family":"Braams","given":"Barbara R.","non-dropping-particle":"","parse-names":false,"suffix":""},{"dropping-particle":"","family":"Davidow","given":"Juliet Y.","non-dropping-particle":"","parse-names":false,"suffix":""},{"dropping-particle":"","family":"Somerville","given":"Leah H.","non-dropping-particle":"","parse-names":false,"suffix":""}],"container-title":"Developmental Science","id":"ITEM-2","issue":"1","issued":{"date-parts":[["2019","8","14"]]},"page":"e12717","publisher":"Wiley/Blackwell (10.1111)","title":"Developmental patterns of change in the influence of safe and risky peer choices on risky decision-making","type":"article-journal","volume":"22"},"uris":["http://www.mendeley.com/documents/?uuid=717ab378-a37a-3868-8531-926a574c8e5e"]}],"mendeley":{"formattedCitation":"(Braams, Davidow, &amp; Somerville, 2019; S. Ciranka &amp; van den Bos, 2019)","manualFormatting":"(Blankenstein et al., 2016; Braams et al., 2019; Ciranka &amp; van den Bos, 2019)","plainTextFormattedCitation":"(Braams, Davidow, &amp; Somerville, 2019; S. Ciranka &amp; van den Bos, 2019)","previouslyFormattedCitation":"(Braams, Davidow, &amp; Somerville, 2019; S. Ciranka &amp; van den Bos, 2019)"},"properties":{"noteIndex":0},"schema":"https://github.com/citation-style-language/schema/raw/master/csl-citation.json"}</w:instrText>
      </w:r>
      <w:r w:rsidR="00550222">
        <w:rPr>
          <w:bCs/>
          <w:iCs/>
          <w:sz w:val="24"/>
          <w:szCs w:val="24"/>
        </w:rPr>
        <w:fldChar w:fldCharType="separate"/>
      </w:r>
      <w:r w:rsidR="002E696D" w:rsidRPr="002E696D">
        <w:rPr>
          <w:bCs/>
          <w:iCs/>
          <w:noProof/>
          <w:sz w:val="24"/>
          <w:szCs w:val="24"/>
          <w:lang w:val="de-DE"/>
        </w:rPr>
        <w:t>(Blankenstein et al., 2016; Braams et al., 2019; Ciranka &amp; van den Bos, 2019)</w:t>
      </w:r>
      <w:r w:rsidR="00550222">
        <w:rPr>
          <w:bCs/>
          <w:iCs/>
          <w:sz w:val="24"/>
          <w:szCs w:val="24"/>
        </w:rPr>
        <w:fldChar w:fldCharType="end"/>
      </w:r>
      <w:r w:rsidR="00550222" w:rsidRPr="002E696D">
        <w:rPr>
          <w:bCs/>
          <w:iCs/>
          <w:sz w:val="24"/>
          <w:szCs w:val="24"/>
          <w:lang w:val="de-DE"/>
        </w:rPr>
        <w:t xml:space="preserve">. </w:t>
      </w:r>
      <w:r w:rsidR="006655E9" w:rsidRPr="006655E9">
        <w:rPr>
          <w:bCs/>
          <w:iCs/>
          <w:sz w:val="24"/>
          <w:szCs w:val="24"/>
        </w:rPr>
        <w:t>Using computational modelling it becomes evident that all individuals use safe social information more, when th</w:t>
      </w:r>
      <w:r w:rsidR="006655E9">
        <w:rPr>
          <w:bCs/>
          <w:iCs/>
          <w:sz w:val="24"/>
          <w:szCs w:val="24"/>
        </w:rPr>
        <w:t xml:space="preserve">ey are more uncertain of how to decide. </w:t>
      </w:r>
      <w:r w:rsidR="002E696D">
        <w:rPr>
          <w:bCs/>
          <w:iCs/>
          <w:sz w:val="24"/>
          <w:szCs w:val="24"/>
        </w:rPr>
        <w:t xml:space="preserve">These results are in contrast to reports, where adolescents </w:t>
      </w:r>
      <w:r w:rsidR="00C842D6">
        <w:rPr>
          <w:bCs/>
          <w:iCs/>
          <w:sz w:val="24"/>
          <w:szCs w:val="24"/>
        </w:rPr>
        <w:t>become</w:t>
      </w:r>
      <w:r w:rsidR="002E696D">
        <w:rPr>
          <w:bCs/>
          <w:iCs/>
          <w:sz w:val="24"/>
          <w:szCs w:val="24"/>
        </w:rPr>
        <w:t xml:space="preserve"> more </w:t>
      </w:r>
      <w:r w:rsidR="005E7EC7">
        <w:rPr>
          <w:bCs/>
          <w:iCs/>
          <w:sz w:val="24"/>
          <w:szCs w:val="24"/>
        </w:rPr>
        <w:t xml:space="preserve">liberal towards </w:t>
      </w:r>
      <w:r w:rsidR="005E7EC7">
        <w:rPr>
          <w:bCs/>
          <w:iCs/>
          <w:sz w:val="24"/>
          <w:szCs w:val="24"/>
        </w:rPr>
        <w:lastRenderedPageBreak/>
        <w:t>risk-taking</w:t>
      </w:r>
      <w:r w:rsidR="002E696D">
        <w:rPr>
          <w:bCs/>
          <w:iCs/>
          <w:sz w:val="24"/>
          <w:szCs w:val="24"/>
        </w:rPr>
        <w:t xml:space="preserve"> after observing a risk-seeking peer </w:t>
      </w:r>
      <w:r w:rsidR="002E696D">
        <w:rPr>
          <w:bCs/>
          <w:iCs/>
          <w:sz w:val="24"/>
          <w:szCs w:val="24"/>
        </w:rPr>
        <w:fldChar w:fldCharType="begin" w:fldLock="1"/>
      </w:r>
      <w:r w:rsidR="00C3627C">
        <w:rPr>
          <w:bCs/>
          <w:iCs/>
          <w:sz w:val="24"/>
          <w:szCs w:val="24"/>
        </w:rPr>
        <w:instrText>ADDIN CSL_CITATION {"citationItems":[{"id":"ITEM-1","itemData":{"DOI":"10.1037/xge0000512","ISSN":"1939-2222","author":[{"dropping-particle":"","family":"Reiter","given":"Andrea M. F.","non-dropping-particle":"","parse-names":false,"suffix":""},{"dropping-particle":"","family":"Suzuki","given":"Shinsuke","non-dropping-particle":"","parse-names":false,"suffix":""},{"dropping-particle":"","family":"O'Doherty","given":"John P.","non-dropping-particle":"","parse-names":false,"suffix":""},{"dropping-particle":"","family":"Li","given":"Shu-Chen","non-dropping-particle":"","parse-names":false,"suffix":""},{"dropping-particle":"","family":"Eppinger","given":"Ben","non-dropping-particle":"","parse-names":false,"suffix":""}],"container-title":"Journal of Experimental Psychology: General","id":"ITEM-1","issued":{"date-parts":[["2019","1","21"]]},"title":"Risk contagion by peers affects learning and decision-making in adolescents.","type":"article-journal"},"uris":["http://www.mendeley.com/documents/?uuid=03d11960-5924-3303-9343-4da609df4a28"]},{"id":"ITEM-2","itemData":{"DOI":"10.1177/0956797615569578","ISBN":"0956-7976","ISSN":"0956-7976","PMID":"25810453","abstract":"Adolescence is a period of life in which peer relationships become increasingly important. Adolescents have a greater likelihood of taking risks when they are with peers rather than alone. In this study, we investigated the development of social influence on risk perception from late childhood through adulthood. Five hundred and sixty-three participants rated the riskiness of everyday situations and were then informed about the ratings of a social-influence group (teenagers or adults) before rating each situation again. All age groups showed a significant social-influence effect, changing their risk ratings in the direction of the provided ratings; this social-influence effect decreased with age. Most age groups adjusted their ratings more to conform to the ratings of the adult social-influence group than to the ratings of the teenager social-influence group. Only young adolescents were more strongly influenced by the teenager social-influence group than they were by the adult social-influence group, which suggests that to early adolescents, the opinions of other teenagers about risk matter more than the opinions of adults.","author":[{"dropping-particle":"","family":"Knoll","given":"Lisa J.","non-dropping-particle":"","parse-names":false,"suffix":""},{"dropping-particle":"","family":"Magis-Weinberg","given":"Lucía","non-dropping-particle":"","parse-names":false,"suffix":""},{"dropping-particle":"","family":"Speekenbrink","given":"Maarten","non-dropping-particle":"","parse-names":false,"suffix":""},{"dropping-particle":"","family":"Blakemore","given":"Sarah-Jayne","non-dropping-particle":"","parse-names":false,"suffix":""}],"container-title":"Psychological Science","id":"ITEM-2","issued":{"date-parts":[["2015"]]},"title":"Social Influence on Risk Perception During Adolescence","type":"article-journal"},"uris":["http://www.mendeley.com/documents/?uuid=f76f6180-c5e0-38d4-9575-79667ce04567"]}],"mendeley":{"formattedCitation":"(Knoll, Magis-Weinberg, Speekenbrink, &amp; Blakemore, 2015; Reiter et al., 2019)","plainTextFormattedCitation":"(Knoll, Magis-Weinberg, Speekenbrink, &amp; Blakemore, 2015; Reiter et al., 2019)","previouslyFormattedCitation":"(Knoll, Magis-Weinberg, Speekenbrink, &amp; Blakemore, 2015; Reiter et al., 2019)"},"properties":{"noteIndex":0},"schema":"https://github.com/citation-style-language/schema/raw/master/csl-citation.json"}</w:instrText>
      </w:r>
      <w:r w:rsidR="002E696D">
        <w:rPr>
          <w:bCs/>
          <w:iCs/>
          <w:sz w:val="24"/>
          <w:szCs w:val="24"/>
        </w:rPr>
        <w:fldChar w:fldCharType="separate"/>
      </w:r>
      <w:r w:rsidR="00C842D6" w:rsidRPr="00C842D6">
        <w:rPr>
          <w:bCs/>
          <w:iCs/>
          <w:noProof/>
          <w:sz w:val="24"/>
          <w:szCs w:val="24"/>
        </w:rPr>
        <w:t>(Knoll, Magis-Weinberg, Speekenbrink, &amp; Blakemore, 2015; Reiter et al., 2019)</w:t>
      </w:r>
      <w:r w:rsidR="002E696D">
        <w:rPr>
          <w:bCs/>
          <w:iCs/>
          <w:sz w:val="24"/>
          <w:szCs w:val="24"/>
        </w:rPr>
        <w:fldChar w:fldCharType="end"/>
      </w:r>
      <w:r w:rsidR="002E696D">
        <w:rPr>
          <w:bCs/>
          <w:iCs/>
          <w:sz w:val="24"/>
          <w:szCs w:val="24"/>
        </w:rPr>
        <w:t>. This divergence might be explained by the nature of the social signals presented to subjects</w:t>
      </w:r>
      <w:r w:rsidR="006655E9">
        <w:rPr>
          <w:bCs/>
          <w:iCs/>
          <w:sz w:val="24"/>
          <w:szCs w:val="24"/>
        </w:rPr>
        <w:t xml:space="preserve"> of different studies</w:t>
      </w:r>
      <w:r w:rsidR="002E696D">
        <w:rPr>
          <w:bCs/>
          <w:iCs/>
          <w:sz w:val="24"/>
          <w:szCs w:val="24"/>
        </w:rPr>
        <w:t>. When individuals</w:t>
      </w:r>
      <w:r w:rsidR="006655E9">
        <w:rPr>
          <w:bCs/>
          <w:iCs/>
          <w:sz w:val="24"/>
          <w:szCs w:val="24"/>
        </w:rPr>
        <w:t xml:space="preserve"> merely</w:t>
      </w:r>
      <w:r w:rsidR="002E696D">
        <w:rPr>
          <w:bCs/>
          <w:iCs/>
          <w:sz w:val="24"/>
          <w:szCs w:val="24"/>
        </w:rPr>
        <w:t xml:space="preserve"> observe the behavior of others social influence operates </w:t>
      </w:r>
      <w:r w:rsidR="005E7EC7">
        <w:rPr>
          <w:bCs/>
          <w:iCs/>
          <w:sz w:val="24"/>
          <w:szCs w:val="24"/>
        </w:rPr>
        <w:t xml:space="preserve">indirectly </w:t>
      </w:r>
      <w:r w:rsidR="002E696D">
        <w:rPr>
          <w:bCs/>
          <w:iCs/>
          <w:sz w:val="24"/>
          <w:szCs w:val="24"/>
        </w:rPr>
        <w:t xml:space="preserve">via descriptive social norms </w:t>
      </w:r>
      <w:r w:rsidR="002E696D">
        <w:rPr>
          <w:bCs/>
          <w:iCs/>
          <w:sz w:val="24"/>
          <w:szCs w:val="24"/>
        </w:rPr>
        <w:fldChar w:fldCharType="begin" w:fldLock="1"/>
      </w:r>
      <w:r w:rsidR="005E7EC7">
        <w:rPr>
          <w:bCs/>
          <w:iCs/>
          <w:sz w:val="24"/>
          <w:szCs w:val="24"/>
        </w:rPr>
        <w:instrText>ADDIN CSL_CITATION {"citationItems":[{"id":"ITEM-1","itemData":{"DOI":"10.1146/annurev.psych.55.090902.142015","ISSN":"0066-4308","abstract":"This review covers recent developments in the social influence literature, focusing primarily on compliance and conformity research published between 1997 and 2002. The principles and processes underlying a target's susceptibility to outside influences are considered in light of three goals fundamental to rewarding human functioning. Specifically, targets are motivated to form accurate perceptions of reality and react accordingly, to develop and preserve meaningful social relationships, and to maintain a favorable self-concept. Consistent with the current movement in compliance and conformity research, this review emphasizes the ways in which these goals interact with external forces to engender social influence processes that are subtle, indirect, and outside of awareness.","author":[{"dropping-particle":"","family":"Cialdini","given":"Robert B.","non-dropping-particle":"","parse-names":false,"suffix":""},{"dropping-particle":"","family":"Goldstein","given":"Noah J.","non-dropping-particle":"","parse-names":false,"suffix":""}],"container-title":"Annual Review of Psychology","id":"ITEM-1","issue":"1","issued":{"date-parts":[["2004","2","14"]]},"page":"591-621","publisher":"Annual Reviews","title":"Social Influence: Compliance and Conformity","type":"article-journal","volume":"55"},"uris":["http://www.mendeley.com/documents/?uuid=bb2cb0b5-268d-3485-9e6a-4e0ee7d442de"]}],"mendeley":{"formattedCitation":"(Cialdini &amp; Goldstein, 2004)","plainTextFormattedCitation":"(Cialdini &amp; Goldstein, 2004)","previouslyFormattedCitation":"(Cialdini &amp; Goldstein, 2004)"},"properties":{"noteIndex":0},"schema":"https://github.com/citation-style-language/schema/raw/master/csl-citation.json"}</w:instrText>
      </w:r>
      <w:r w:rsidR="002E696D">
        <w:rPr>
          <w:bCs/>
          <w:iCs/>
          <w:sz w:val="24"/>
          <w:szCs w:val="24"/>
        </w:rPr>
        <w:fldChar w:fldCharType="separate"/>
      </w:r>
      <w:r w:rsidR="002E696D" w:rsidRPr="002E696D">
        <w:rPr>
          <w:bCs/>
          <w:iCs/>
          <w:noProof/>
          <w:sz w:val="24"/>
          <w:szCs w:val="24"/>
        </w:rPr>
        <w:t>(Cialdini &amp; Goldstein, 2004)</w:t>
      </w:r>
      <w:r w:rsidR="002E696D">
        <w:rPr>
          <w:bCs/>
          <w:iCs/>
          <w:sz w:val="24"/>
          <w:szCs w:val="24"/>
        </w:rPr>
        <w:fldChar w:fldCharType="end"/>
      </w:r>
      <w:r w:rsidR="002E696D">
        <w:rPr>
          <w:bCs/>
          <w:iCs/>
          <w:sz w:val="24"/>
          <w:szCs w:val="24"/>
        </w:rPr>
        <w:t xml:space="preserve">. Whereas </w:t>
      </w:r>
      <w:r w:rsidR="005E7EC7">
        <w:rPr>
          <w:bCs/>
          <w:iCs/>
          <w:sz w:val="24"/>
          <w:szCs w:val="24"/>
        </w:rPr>
        <w:t>when</w:t>
      </w:r>
      <w:r w:rsidR="002E696D">
        <w:rPr>
          <w:bCs/>
          <w:iCs/>
          <w:sz w:val="24"/>
          <w:szCs w:val="24"/>
        </w:rPr>
        <w:t xml:space="preserve"> </w:t>
      </w:r>
      <w:r w:rsidR="005E7EC7">
        <w:rPr>
          <w:bCs/>
          <w:iCs/>
          <w:sz w:val="24"/>
          <w:szCs w:val="24"/>
        </w:rPr>
        <w:t xml:space="preserve">social information </w:t>
      </w:r>
      <w:r w:rsidR="002E696D">
        <w:rPr>
          <w:bCs/>
          <w:iCs/>
          <w:sz w:val="24"/>
          <w:szCs w:val="24"/>
        </w:rPr>
        <w:t>is given</w:t>
      </w:r>
      <w:r w:rsidR="005E7EC7">
        <w:rPr>
          <w:bCs/>
          <w:iCs/>
          <w:sz w:val="24"/>
          <w:szCs w:val="24"/>
        </w:rPr>
        <w:t xml:space="preserve"> in the form of advice</w:t>
      </w:r>
      <w:r w:rsidR="002E696D">
        <w:rPr>
          <w:bCs/>
          <w:iCs/>
          <w:sz w:val="24"/>
          <w:szCs w:val="24"/>
        </w:rPr>
        <w:t>,</w:t>
      </w:r>
      <w:r w:rsidR="005E7EC7">
        <w:rPr>
          <w:bCs/>
          <w:iCs/>
          <w:sz w:val="24"/>
          <w:szCs w:val="24"/>
        </w:rPr>
        <w:t xml:space="preserve"> like in our study,</w:t>
      </w:r>
      <w:r w:rsidR="002E696D">
        <w:rPr>
          <w:bCs/>
          <w:iCs/>
          <w:sz w:val="24"/>
          <w:szCs w:val="24"/>
        </w:rPr>
        <w:t xml:space="preserve"> </w:t>
      </w:r>
      <w:r w:rsidR="005E7EC7">
        <w:rPr>
          <w:bCs/>
          <w:iCs/>
          <w:sz w:val="24"/>
          <w:szCs w:val="24"/>
        </w:rPr>
        <w:t xml:space="preserve">social influence occurs more directly. These diverging results therefore fall into the divergence between informational and normative social influence </w:t>
      </w:r>
      <w:r w:rsidR="005E7EC7">
        <w:rPr>
          <w:bCs/>
          <w:iCs/>
          <w:sz w:val="24"/>
          <w:szCs w:val="24"/>
        </w:rPr>
        <w:fldChar w:fldCharType="begin" w:fldLock="1"/>
      </w:r>
      <w:r w:rsidR="00C842D6">
        <w:rPr>
          <w:bCs/>
          <w:iCs/>
          <w:sz w:val="24"/>
          <w:szCs w:val="24"/>
        </w:rPr>
        <w:instrText>ADDIN CSL_CITATION {"citationItems":[{"id":"ITEM-1","itemData":{"DOI":"10.1037/h0046408","ISSN":"0096-851X","author":[{"dropping-particle":"","family":"Deutsch","given":"Morton","non-dropping-particle":"","parse-names":false,"suffix":""},{"dropping-particle":"","family":"Gerard","given":"Harold B.","non-dropping-particle":"","parse-names":false,"suffix":""}],"container-title":"The Journal of Abnormal and Social Psychology","id":"ITEM-1","issue":"3","issued":{"date-parts":[["1955"]]},"page":"629-636","title":"A study of normative and informational social influences upon individual judgment.","type":"article-journal","volume":"51"},"uris":["http://www.mendeley.com/documents/?uuid=8aca23c7-eec4-3c46-9dc3-25826fbcd5c1"]}],"mendeley":{"formattedCitation":"(Deutsch &amp; Gerard, 1955)","plainTextFormattedCitation":"(Deutsch &amp; Gerard, 1955)","previouslyFormattedCitation":"(Deutsch &amp; Gerard, 1955)"},"properties":{"noteIndex":0},"schema":"https://github.com/citation-style-language/schema/raw/master/csl-citation.json"}</w:instrText>
      </w:r>
      <w:r w:rsidR="005E7EC7">
        <w:rPr>
          <w:bCs/>
          <w:iCs/>
          <w:sz w:val="24"/>
          <w:szCs w:val="24"/>
        </w:rPr>
        <w:fldChar w:fldCharType="separate"/>
      </w:r>
      <w:r w:rsidR="005E7EC7" w:rsidRPr="005E7EC7">
        <w:rPr>
          <w:bCs/>
          <w:iCs/>
          <w:noProof/>
          <w:sz w:val="24"/>
          <w:szCs w:val="24"/>
        </w:rPr>
        <w:t>(Deutsch &amp; Gerard, 1955)</w:t>
      </w:r>
      <w:r w:rsidR="005E7EC7">
        <w:rPr>
          <w:bCs/>
          <w:iCs/>
          <w:sz w:val="24"/>
          <w:szCs w:val="24"/>
        </w:rPr>
        <w:fldChar w:fldCharType="end"/>
      </w:r>
      <w:r w:rsidR="005E7EC7">
        <w:rPr>
          <w:bCs/>
          <w:iCs/>
          <w:sz w:val="24"/>
          <w:szCs w:val="24"/>
        </w:rPr>
        <w:t xml:space="preserve">, both of which are known to be powerful modulators of behavior. </w:t>
      </w:r>
      <w:r w:rsidR="002E696D">
        <w:rPr>
          <w:bCs/>
          <w:iCs/>
          <w:sz w:val="24"/>
          <w:szCs w:val="24"/>
        </w:rPr>
        <w:t xml:space="preserve"> </w:t>
      </w:r>
      <w:r w:rsidR="005E7EC7">
        <w:rPr>
          <w:bCs/>
          <w:iCs/>
          <w:sz w:val="24"/>
          <w:szCs w:val="24"/>
        </w:rPr>
        <w:t xml:space="preserve">In order to better comprehend </w:t>
      </w:r>
      <w:r w:rsidR="00C842D6">
        <w:rPr>
          <w:bCs/>
          <w:iCs/>
          <w:sz w:val="24"/>
          <w:szCs w:val="24"/>
        </w:rPr>
        <w:t xml:space="preserve">adolescent social information use and how it aligns with their prior beliefs, contrasting the impact of normative and informational social influence across development will be most insightful. </w:t>
      </w:r>
    </w:p>
    <w:p w14:paraId="229B00B9" w14:textId="60CBD594" w:rsidR="00556CBA" w:rsidRPr="006655E9" w:rsidRDefault="006655E9" w:rsidP="001A1B8C">
      <w:pPr>
        <w:ind w:firstLine="0"/>
        <w:jc w:val="both"/>
        <w:rPr>
          <w:bCs/>
          <w:iCs/>
          <w:sz w:val="24"/>
          <w:szCs w:val="24"/>
        </w:rPr>
      </w:pPr>
      <w:r>
        <w:rPr>
          <w:bCs/>
          <w:iCs/>
          <w:sz w:val="24"/>
          <w:szCs w:val="24"/>
        </w:rPr>
        <w:t>Finally, we cannot confirm our preregistered hypotheses that adolescents’ tolerance for uncertainty leads to nonlinear developmental trajectories of social information use. However, i</w:t>
      </w:r>
      <w:r w:rsidR="005D6782">
        <w:rPr>
          <w:bCs/>
          <w:iCs/>
          <w:sz w:val="24"/>
          <w:szCs w:val="24"/>
        </w:rPr>
        <w:t xml:space="preserve">n the real world, it is clear that </w:t>
      </w:r>
      <w:r w:rsidR="005D6782">
        <w:rPr>
          <w:sz w:val="24"/>
          <w:szCs w:val="24"/>
        </w:rPr>
        <w:t>a</w:t>
      </w:r>
      <w:r w:rsidR="00C842D6">
        <w:rPr>
          <w:sz w:val="24"/>
          <w:szCs w:val="24"/>
        </w:rPr>
        <w:t>dolescent</w:t>
      </w:r>
      <w:r w:rsidR="00366DC8" w:rsidRPr="00E21CB8">
        <w:rPr>
          <w:sz w:val="24"/>
          <w:szCs w:val="24"/>
        </w:rPr>
        <w:t xml:space="preserve"> propensity to take risks is </w:t>
      </w:r>
      <w:r w:rsidR="00C842D6">
        <w:rPr>
          <w:sz w:val="24"/>
          <w:szCs w:val="24"/>
        </w:rPr>
        <w:t>strongest when they are with their peers</w:t>
      </w:r>
      <w:r w:rsidR="00366DC8" w:rsidRPr="00E21CB8">
        <w:rPr>
          <w:sz w:val="24"/>
          <w:szCs w:val="24"/>
        </w:rPr>
        <w:t xml:space="preserve">. The question arises </w:t>
      </w:r>
      <w:r w:rsidR="00C842D6">
        <w:rPr>
          <w:sz w:val="24"/>
          <w:szCs w:val="24"/>
        </w:rPr>
        <w:t>which beliefs and which uncertainties elicit adolescent risk taking</w:t>
      </w:r>
      <w:r w:rsidR="005D6782">
        <w:rPr>
          <w:sz w:val="24"/>
          <w:szCs w:val="24"/>
        </w:rPr>
        <w:t xml:space="preserve"> outside of the laboratory</w:t>
      </w:r>
      <w:r w:rsidR="00366DC8" w:rsidRPr="00E21CB8">
        <w:rPr>
          <w:sz w:val="24"/>
          <w:szCs w:val="24"/>
        </w:rPr>
        <w:t xml:space="preserve">. </w:t>
      </w:r>
      <w:r w:rsidR="005D6782">
        <w:rPr>
          <w:sz w:val="24"/>
          <w:szCs w:val="24"/>
        </w:rPr>
        <w:t>Our study provides evidence that younger individuals often</w:t>
      </w:r>
      <w:r w:rsidR="00366DC8" w:rsidRPr="00E21CB8">
        <w:rPr>
          <w:sz w:val="24"/>
          <w:szCs w:val="24"/>
        </w:rPr>
        <w:t xml:space="preserve"> initially only have a vague idea of the possible consequences of their actions and the likelihoods of those consequences</w:t>
      </w:r>
      <w:r w:rsidR="005D6782">
        <w:rPr>
          <w:sz w:val="24"/>
          <w:szCs w:val="24"/>
        </w:rPr>
        <w:t xml:space="preserve"> and calibrate their social information use to this circumstance.</w:t>
      </w:r>
      <w:r w:rsidR="00366DC8" w:rsidRPr="00E21CB8">
        <w:rPr>
          <w:sz w:val="24"/>
          <w:szCs w:val="24"/>
        </w:rPr>
        <w:t xml:space="preserve"> </w:t>
      </w:r>
      <w:r w:rsidR="005D6782">
        <w:rPr>
          <w:sz w:val="24"/>
          <w:szCs w:val="24"/>
        </w:rPr>
        <w:t xml:space="preserve">However, our results are not sufficient to explain that adolescents take more risks than children in the real world. A possible starting point to </w:t>
      </w:r>
      <w:r w:rsidR="00B3395B">
        <w:rPr>
          <w:sz w:val="24"/>
          <w:szCs w:val="24"/>
        </w:rPr>
        <w:t>get a better grasp at</w:t>
      </w:r>
      <w:r w:rsidR="005D6782">
        <w:rPr>
          <w:sz w:val="24"/>
          <w:szCs w:val="24"/>
        </w:rPr>
        <w:t xml:space="preserve"> adolescent social susceptibility is to establish and vary social norms </w:t>
      </w:r>
      <w:r w:rsidR="00B3395B">
        <w:rPr>
          <w:sz w:val="24"/>
          <w:szCs w:val="24"/>
        </w:rPr>
        <w:t xml:space="preserve">experimentally to </w:t>
      </w:r>
      <w:r w:rsidR="005D6782">
        <w:rPr>
          <w:sz w:val="24"/>
          <w:szCs w:val="24"/>
        </w:rPr>
        <w:t>and</w:t>
      </w:r>
      <w:r w:rsidR="00B3395B">
        <w:rPr>
          <w:sz w:val="24"/>
          <w:szCs w:val="24"/>
        </w:rPr>
        <w:t xml:space="preserve"> to</w:t>
      </w:r>
      <w:r w:rsidR="005D6782">
        <w:rPr>
          <w:sz w:val="24"/>
          <w:szCs w:val="24"/>
        </w:rPr>
        <w:t xml:space="preserve"> investigate </w:t>
      </w:r>
      <w:r w:rsidR="0026617C">
        <w:rPr>
          <w:sz w:val="24"/>
          <w:szCs w:val="24"/>
        </w:rPr>
        <w:t xml:space="preserve">how </w:t>
      </w:r>
      <w:r w:rsidR="005D6782">
        <w:rPr>
          <w:sz w:val="24"/>
          <w:szCs w:val="24"/>
        </w:rPr>
        <w:t>individual uncertainties about t</w:t>
      </w:r>
      <w:r w:rsidR="0026617C">
        <w:rPr>
          <w:sz w:val="24"/>
          <w:szCs w:val="24"/>
        </w:rPr>
        <w:t xml:space="preserve">hese norms impact social influence through development. </w:t>
      </w:r>
    </w:p>
    <w:p w14:paraId="1D27858B" w14:textId="77777777" w:rsidR="00366DC8" w:rsidRPr="00E21CB8" w:rsidRDefault="00366DC8" w:rsidP="001A1B8C">
      <w:pPr>
        <w:jc w:val="both"/>
        <w:rPr>
          <w:sz w:val="24"/>
          <w:szCs w:val="24"/>
        </w:rPr>
      </w:pPr>
      <w:r w:rsidRPr="00E21CB8">
        <w:rPr>
          <w:sz w:val="24"/>
          <w:szCs w:val="24"/>
        </w:rPr>
        <w:br w:type="page"/>
      </w:r>
    </w:p>
    <w:p w14:paraId="103ADE85" w14:textId="77777777" w:rsidR="00366DC8" w:rsidRPr="009105FA" w:rsidRDefault="00366DC8" w:rsidP="001A1B8C">
      <w:pPr>
        <w:jc w:val="both"/>
        <w:rPr>
          <w:sz w:val="24"/>
          <w:szCs w:val="24"/>
          <w:lang w:val="de-DE"/>
        </w:rPr>
      </w:pPr>
      <w:r w:rsidRPr="009105FA">
        <w:rPr>
          <w:sz w:val="24"/>
          <w:szCs w:val="24"/>
          <w:lang w:val="de-DE"/>
        </w:rPr>
        <w:lastRenderedPageBreak/>
        <w:t>References</w:t>
      </w:r>
    </w:p>
    <w:p w14:paraId="785A7EBA" w14:textId="66747ADB" w:rsidR="006655E9" w:rsidRPr="006655E9" w:rsidRDefault="00366DC8" w:rsidP="006655E9">
      <w:pPr>
        <w:widowControl w:val="0"/>
        <w:autoSpaceDE w:val="0"/>
        <w:autoSpaceDN w:val="0"/>
        <w:adjustRightInd w:val="0"/>
        <w:ind w:left="480" w:hanging="480"/>
        <w:rPr>
          <w:rFonts w:ascii="Calibri" w:hAnsi="Calibri" w:cs="Calibri"/>
          <w:noProof/>
          <w:sz w:val="24"/>
        </w:rPr>
      </w:pPr>
      <w:r w:rsidRPr="00E21CB8">
        <w:rPr>
          <w:i/>
          <w:iCs/>
          <w:sz w:val="24"/>
          <w:szCs w:val="24"/>
          <w:lang w:val="en-GB"/>
        </w:rPr>
        <w:fldChar w:fldCharType="begin" w:fldLock="1"/>
      </w:r>
      <w:r w:rsidRPr="009105FA">
        <w:rPr>
          <w:i/>
          <w:iCs/>
          <w:sz w:val="24"/>
          <w:szCs w:val="24"/>
          <w:lang w:val="de-DE"/>
        </w:rPr>
        <w:instrText xml:space="preserve">ADDIN Mendeley Bibliography CSL_BIBLIOGRAPHY </w:instrText>
      </w:r>
      <w:r w:rsidRPr="00E21CB8">
        <w:rPr>
          <w:i/>
          <w:iCs/>
          <w:sz w:val="24"/>
          <w:szCs w:val="24"/>
          <w:lang w:val="en-GB"/>
        </w:rPr>
        <w:fldChar w:fldCharType="separate"/>
      </w:r>
      <w:r w:rsidR="006655E9" w:rsidRPr="006655E9">
        <w:rPr>
          <w:rFonts w:ascii="Calibri" w:hAnsi="Calibri" w:cs="Calibri"/>
          <w:noProof/>
          <w:sz w:val="24"/>
        </w:rPr>
        <w:t xml:space="preserve">Albert, D., &amp; Steinberg, L. (2011). Judgment and decision making in adolescence. </w:t>
      </w:r>
      <w:r w:rsidR="006655E9" w:rsidRPr="006655E9">
        <w:rPr>
          <w:rFonts w:ascii="Calibri" w:hAnsi="Calibri" w:cs="Calibri"/>
          <w:i/>
          <w:iCs/>
          <w:noProof/>
          <w:sz w:val="24"/>
        </w:rPr>
        <w:t>Journal of Research on Adolescence</w:t>
      </w:r>
      <w:r w:rsidR="006655E9" w:rsidRPr="006655E9">
        <w:rPr>
          <w:rFonts w:ascii="Calibri" w:hAnsi="Calibri" w:cs="Calibri"/>
          <w:noProof/>
          <w:sz w:val="24"/>
        </w:rPr>
        <w:t xml:space="preserve">, </w:t>
      </w:r>
      <w:r w:rsidR="006655E9" w:rsidRPr="006655E9">
        <w:rPr>
          <w:rFonts w:ascii="Calibri" w:hAnsi="Calibri" w:cs="Calibri"/>
          <w:i/>
          <w:iCs/>
          <w:noProof/>
          <w:sz w:val="24"/>
        </w:rPr>
        <w:t>21</w:t>
      </w:r>
      <w:r w:rsidR="006655E9" w:rsidRPr="006655E9">
        <w:rPr>
          <w:rFonts w:ascii="Calibri" w:hAnsi="Calibri" w:cs="Calibri"/>
          <w:noProof/>
          <w:sz w:val="24"/>
        </w:rPr>
        <w:t>(1), 211–224. https://doi.org/10.1111/j.1532-7795.2010.00724.x</w:t>
      </w:r>
    </w:p>
    <w:p w14:paraId="42BC9C55"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Bahrami, B., Olsen, K., Latham, P. E., Roepstorff, A., Rees, G., &amp; Frith, C. D. (2010). Optimally interacting minds. </w:t>
      </w:r>
      <w:r w:rsidRPr="006655E9">
        <w:rPr>
          <w:rFonts w:ascii="Calibri" w:hAnsi="Calibri" w:cs="Calibri"/>
          <w:i/>
          <w:iCs/>
          <w:noProof/>
          <w:sz w:val="24"/>
        </w:rPr>
        <w:t>Science (New York, N.Y.)</w:t>
      </w:r>
      <w:r w:rsidRPr="006655E9">
        <w:rPr>
          <w:rFonts w:ascii="Calibri" w:hAnsi="Calibri" w:cs="Calibri"/>
          <w:noProof/>
          <w:sz w:val="24"/>
        </w:rPr>
        <w:t xml:space="preserve">, </w:t>
      </w:r>
      <w:r w:rsidRPr="006655E9">
        <w:rPr>
          <w:rFonts w:ascii="Calibri" w:hAnsi="Calibri" w:cs="Calibri"/>
          <w:i/>
          <w:iCs/>
          <w:noProof/>
          <w:sz w:val="24"/>
        </w:rPr>
        <w:t>329</w:t>
      </w:r>
      <w:r w:rsidRPr="006655E9">
        <w:rPr>
          <w:rFonts w:ascii="Calibri" w:hAnsi="Calibri" w:cs="Calibri"/>
          <w:noProof/>
          <w:sz w:val="24"/>
        </w:rPr>
        <w:t>(5995), 1081–1085. https://doi.org/10.1126/science.1185718</w:t>
      </w:r>
    </w:p>
    <w:p w14:paraId="58C63EF8"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Barch, D. M., Albaugh, M. D., Avenevoli, S., Chang, L., Clark, D. B., Glantz, M. D., … Sher, K. J. (2017). Demographic, physical and mental health assessments in the adolescent brain and cognitive development study: Rationale and description. </w:t>
      </w:r>
      <w:r w:rsidRPr="006655E9">
        <w:rPr>
          <w:rFonts w:ascii="Calibri" w:hAnsi="Calibri" w:cs="Calibri"/>
          <w:i/>
          <w:iCs/>
          <w:noProof/>
          <w:sz w:val="24"/>
        </w:rPr>
        <w:t>Developmental Cognitive Neuroscience</w:t>
      </w:r>
      <w:r w:rsidRPr="006655E9">
        <w:rPr>
          <w:rFonts w:ascii="Calibri" w:hAnsi="Calibri" w:cs="Calibri"/>
          <w:noProof/>
          <w:sz w:val="24"/>
        </w:rPr>
        <w:t xml:space="preserve">, </w:t>
      </w:r>
      <w:r w:rsidRPr="006655E9">
        <w:rPr>
          <w:rFonts w:ascii="Calibri" w:hAnsi="Calibri" w:cs="Calibri"/>
          <w:i/>
          <w:iCs/>
          <w:noProof/>
          <w:sz w:val="24"/>
        </w:rPr>
        <w:t>32</w:t>
      </w:r>
      <w:r w:rsidRPr="006655E9">
        <w:rPr>
          <w:rFonts w:ascii="Calibri" w:hAnsi="Calibri" w:cs="Calibri"/>
          <w:noProof/>
          <w:sz w:val="24"/>
        </w:rPr>
        <w:t>(November 2017), 55–66. https://doi.org/10.1016/j.dcn.2017.10.010</w:t>
      </w:r>
    </w:p>
    <w:p w14:paraId="486AA4FB"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Blakemore, S.-J., &amp; Mills, K. L. (2014). Is Adolescence a Sensitive Period for Sociocultural Processing? </w:t>
      </w:r>
      <w:r w:rsidRPr="006655E9">
        <w:rPr>
          <w:rFonts w:ascii="Calibri" w:hAnsi="Calibri" w:cs="Calibri"/>
          <w:i/>
          <w:iCs/>
          <w:noProof/>
          <w:sz w:val="24"/>
        </w:rPr>
        <w:t>Annual Review of Psychology</w:t>
      </w:r>
      <w:r w:rsidRPr="006655E9">
        <w:rPr>
          <w:rFonts w:ascii="Calibri" w:hAnsi="Calibri" w:cs="Calibri"/>
          <w:noProof/>
          <w:sz w:val="24"/>
        </w:rPr>
        <w:t xml:space="preserve">, </w:t>
      </w:r>
      <w:r w:rsidRPr="006655E9">
        <w:rPr>
          <w:rFonts w:ascii="Calibri" w:hAnsi="Calibri" w:cs="Calibri"/>
          <w:i/>
          <w:iCs/>
          <w:noProof/>
          <w:sz w:val="24"/>
        </w:rPr>
        <w:t>65</w:t>
      </w:r>
      <w:r w:rsidRPr="006655E9">
        <w:rPr>
          <w:rFonts w:ascii="Calibri" w:hAnsi="Calibri" w:cs="Calibri"/>
          <w:noProof/>
          <w:sz w:val="24"/>
        </w:rPr>
        <w:t>(1), 187–207. https://doi.org/10.1146/annurev-psych-010213-115202</w:t>
      </w:r>
    </w:p>
    <w:p w14:paraId="3E4818CF"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Blakemore, S. J. (2008). The social brain in adolescence. </w:t>
      </w:r>
      <w:r w:rsidRPr="006655E9">
        <w:rPr>
          <w:rFonts w:ascii="Calibri" w:hAnsi="Calibri" w:cs="Calibri"/>
          <w:i/>
          <w:iCs/>
          <w:noProof/>
          <w:sz w:val="24"/>
        </w:rPr>
        <w:t>Nature Reviews Neuroscience</w:t>
      </w:r>
      <w:r w:rsidRPr="006655E9">
        <w:rPr>
          <w:rFonts w:ascii="Calibri" w:hAnsi="Calibri" w:cs="Calibri"/>
          <w:noProof/>
          <w:sz w:val="24"/>
        </w:rPr>
        <w:t xml:space="preserve">, </w:t>
      </w:r>
      <w:r w:rsidRPr="006655E9">
        <w:rPr>
          <w:rFonts w:ascii="Calibri" w:hAnsi="Calibri" w:cs="Calibri"/>
          <w:i/>
          <w:iCs/>
          <w:noProof/>
          <w:sz w:val="24"/>
        </w:rPr>
        <w:t>9</w:t>
      </w:r>
      <w:r w:rsidRPr="006655E9">
        <w:rPr>
          <w:rFonts w:ascii="Calibri" w:hAnsi="Calibri" w:cs="Calibri"/>
          <w:noProof/>
          <w:sz w:val="24"/>
        </w:rPr>
        <w:t>(4), 267–277. https://doi.org/10.1038/nrn2353</w:t>
      </w:r>
    </w:p>
    <w:p w14:paraId="6EEC9F0E"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Blakemore, S. J., &amp; Robbins, T. W. (2012). Decision-making in the adolescent brain. </w:t>
      </w:r>
      <w:r w:rsidRPr="006655E9">
        <w:rPr>
          <w:rFonts w:ascii="Calibri" w:hAnsi="Calibri" w:cs="Calibri"/>
          <w:i/>
          <w:iCs/>
          <w:noProof/>
          <w:sz w:val="24"/>
        </w:rPr>
        <w:t>Nature Neuroscience</w:t>
      </w:r>
      <w:r w:rsidRPr="006655E9">
        <w:rPr>
          <w:rFonts w:ascii="Calibri" w:hAnsi="Calibri" w:cs="Calibri"/>
          <w:noProof/>
          <w:sz w:val="24"/>
        </w:rPr>
        <w:t xml:space="preserve">, </w:t>
      </w:r>
      <w:r w:rsidRPr="006655E9">
        <w:rPr>
          <w:rFonts w:ascii="Calibri" w:hAnsi="Calibri" w:cs="Calibri"/>
          <w:i/>
          <w:iCs/>
          <w:noProof/>
          <w:sz w:val="24"/>
        </w:rPr>
        <w:t>15</w:t>
      </w:r>
      <w:r w:rsidRPr="006655E9">
        <w:rPr>
          <w:rFonts w:ascii="Calibri" w:hAnsi="Calibri" w:cs="Calibri"/>
          <w:noProof/>
          <w:sz w:val="24"/>
        </w:rPr>
        <w:t>(9), 1184–1191. https://doi.org/10.1038/nn.3177</w:t>
      </w:r>
    </w:p>
    <w:p w14:paraId="069EBE78"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Braams, B. R., Davidow, J. Y., &amp; Somerville, L. H. (2019). Developmental patterns of change in the influence of safe and risky peer choices on risky decision-making. </w:t>
      </w:r>
      <w:r w:rsidRPr="006655E9">
        <w:rPr>
          <w:rFonts w:ascii="Calibri" w:hAnsi="Calibri" w:cs="Calibri"/>
          <w:i/>
          <w:iCs/>
          <w:noProof/>
          <w:sz w:val="24"/>
        </w:rPr>
        <w:t>Developmental Science</w:t>
      </w:r>
      <w:r w:rsidRPr="006655E9">
        <w:rPr>
          <w:rFonts w:ascii="Calibri" w:hAnsi="Calibri" w:cs="Calibri"/>
          <w:noProof/>
          <w:sz w:val="24"/>
        </w:rPr>
        <w:t xml:space="preserve">, </w:t>
      </w:r>
      <w:r w:rsidRPr="006655E9">
        <w:rPr>
          <w:rFonts w:ascii="Calibri" w:hAnsi="Calibri" w:cs="Calibri"/>
          <w:i/>
          <w:iCs/>
          <w:noProof/>
          <w:sz w:val="24"/>
        </w:rPr>
        <w:t>22</w:t>
      </w:r>
      <w:r w:rsidRPr="006655E9">
        <w:rPr>
          <w:rFonts w:ascii="Calibri" w:hAnsi="Calibri" w:cs="Calibri"/>
          <w:noProof/>
          <w:sz w:val="24"/>
        </w:rPr>
        <w:t>(1), e12717. https://doi.org/10.1111/desc.12717</w:t>
      </w:r>
    </w:p>
    <w:p w14:paraId="12FDC81B"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lastRenderedPageBreak/>
        <w:t xml:space="preserve">Browning, M., Behrens, T. E., Jocham, G., O’Reilly, J. X., &amp; Bishop, S. J. (2015). Anxious individuals have difficulty learning the causal statistics of aversive environments. </w:t>
      </w:r>
      <w:r w:rsidRPr="006655E9">
        <w:rPr>
          <w:rFonts w:ascii="Calibri" w:hAnsi="Calibri" w:cs="Calibri"/>
          <w:i/>
          <w:iCs/>
          <w:noProof/>
          <w:sz w:val="24"/>
        </w:rPr>
        <w:t>Nature Neuroscience</w:t>
      </w:r>
      <w:r w:rsidRPr="006655E9">
        <w:rPr>
          <w:rFonts w:ascii="Calibri" w:hAnsi="Calibri" w:cs="Calibri"/>
          <w:noProof/>
          <w:sz w:val="24"/>
        </w:rPr>
        <w:t xml:space="preserve">, </w:t>
      </w:r>
      <w:r w:rsidRPr="006655E9">
        <w:rPr>
          <w:rFonts w:ascii="Calibri" w:hAnsi="Calibri" w:cs="Calibri"/>
          <w:i/>
          <w:iCs/>
          <w:noProof/>
          <w:sz w:val="24"/>
        </w:rPr>
        <w:t>18</w:t>
      </w:r>
      <w:r w:rsidRPr="006655E9">
        <w:rPr>
          <w:rFonts w:ascii="Calibri" w:hAnsi="Calibri" w:cs="Calibri"/>
          <w:noProof/>
          <w:sz w:val="24"/>
        </w:rPr>
        <w:t>(4), 590–596. https://doi.org/10.1038/nn.3961</w:t>
      </w:r>
    </w:p>
    <w:p w14:paraId="2CF2645D"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Bürkner, P.-C. (2017). brms: An R Package for Bayesian Multilevel Models Using Stan. </w:t>
      </w:r>
      <w:r w:rsidRPr="006655E9">
        <w:rPr>
          <w:rFonts w:ascii="Calibri" w:hAnsi="Calibri" w:cs="Calibri"/>
          <w:i/>
          <w:iCs/>
          <w:noProof/>
          <w:sz w:val="24"/>
        </w:rPr>
        <w:t>Journal of Statistical Software</w:t>
      </w:r>
      <w:r w:rsidRPr="006655E9">
        <w:rPr>
          <w:rFonts w:ascii="Calibri" w:hAnsi="Calibri" w:cs="Calibri"/>
          <w:noProof/>
          <w:sz w:val="24"/>
        </w:rPr>
        <w:t xml:space="preserve">, </w:t>
      </w:r>
      <w:r w:rsidRPr="006655E9">
        <w:rPr>
          <w:rFonts w:ascii="Calibri" w:hAnsi="Calibri" w:cs="Calibri"/>
          <w:i/>
          <w:iCs/>
          <w:noProof/>
          <w:sz w:val="24"/>
        </w:rPr>
        <w:t>80</w:t>
      </w:r>
      <w:r w:rsidRPr="006655E9">
        <w:rPr>
          <w:rFonts w:ascii="Calibri" w:hAnsi="Calibri" w:cs="Calibri"/>
          <w:noProof/>
          <w:sz w:val="24"/>
        </w:rPr>
        <w:t>(1), 1–28. https://doi.org/10.18637/jss.v080.i01</w:t>
      </w:r>
    </w:p>
    <w:p w14:paraId="6A01123C"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Carpenter, B., Gelman, A., Hoffman, M. D., Lee, D., Goodrich, B., Betancourt, M., … Riddell, A. (2017). Stan : A Probabilistic Programming Language. </w:t>
      </w:r>
      <w:r w:rsidRPr="006655E9">
        <w:rPr>
          <w:rFonts w:ascii="Calibri" w:hAnsi="Calibri" w:cs="Calibri"/>
          <w:i/>
          <w:iCs/>
          <w:noProof/>
          <w:sz w:val="24"/>
        </w:rPr>
        <w:t>Journal of Statistical Software</w:t>
      </w:r>
      <w:r w:rsidRPr="006655E9">
        <w:rPr>
          <w:rFonts w:ascii="Calibri" w:hAnsi="Calibri" w:cs="Calibri"/>
          <w:noProof/>
          <w:sz w:val="24"/>
        </w:rPr>
        <w:t xml:space="preserve">, </w:t>
      </w:r>
      <w:r w:rsidRPr="006655E9">
        <w:rPr>
          <w:rFonts w:ascii="Calibri" w:hAnsi="Calibri" w:cs="Calibri"/>
          <w:i/>
          <w:iCs/>
          <w:noProof/>
          <w:sz w:val="24"/>
        </w:rPr>
        <w:t>76</w:t>
      </w:r>
      <w:r w:rsidRPr="006655E9">
        <w:rPr>
          <w:rFonts w:ascii="Calibri" w:hAnsi="Calibri" w:cs="Calibri"/>
          <w:noProof/>
          <w:sz w:val="24"/>
        </w:rPr>
        <w:t>(1), 1–32. https://doi.org/10.18637/jss.v076.i01</w:t>
      </w:r>
    </w:p>
    <w:p w14:paraId="46256874"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Chung, D., Christopoulos, G. I., King-Casas, B., Ball, S. B., &amp; Chiu, P. H. (2015). Social signals of safety and risk confer utility and have asymmetric effects on observers’ choices. </w:t>
      </w:r>
      <w:r w:rsidRPr="006655E9">
        <w:rPr>
          <w:rFonts w:ascii="Calibri" w:hAnsi="Calibri" w:cs="Calibri"/>
          <w:i/>
          <w:iCs/>
          <w:noProof/>
          <w:sz w:val="24"/>
        </w:rPr>
        <w:t>Nature Neuroscience</w:t>
      </w:r>
      <w:r w:rsidRPr="006655E9">
        <w:rPr>
          <w:rFonts w:ascii="Calibri" w:hAnsi="Calibri" w:cs="Calibri"/>
          <w:noProof/>
          <w:sz w:val="24"/>
        </w:rPr>
        <w:t xml:space="preserve">, </w:t>
      </w:r>
      <w:r w:rsidRPr="006655E9">
        <w:rPr>
          <w:rFonts w:ascii="Calibri" w:hAnsi="Calibri" w:cs="Calibri"/>
          <w:i/>
          <w:iCs/>
          <w:noProof/>
          <w:sz w:val="24"/>
        </w:rPr>
        <w:t>18</w:t>
      </w:r>
      <w:r w:rsidRPr="006655E9">
        <w:rPr>
          <w:rFonts w:ascii="Calibri" w:hAnsi="Calibri" w:cs="Calibri"/>
          <w:noProof/>
          <w:sz w:val="24"/>
        </w:rPr>
        <w:t>(6), 912–916. https://doi.org/10.1038/nn.4022</w:t>
      </w:r>
    </w:p>
    <w:p w14:paraId="2425101F"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Cialdini, R. B., &amp; Goldstein, N. J. (2004). Social Influence: Compliance and Conformity. </w:t>
      </w:r>
      <w:r w:rsidRPr="006655E9">
        <w:rPr>
          <w:rFonts w:ascii="Calibri" w:hAnsi="Calibri" w:cs="Calibri"/>
          <w:i/>
          <w:iCs/>
          <w:noProof/>
          <w:sz w:val="24"/>
        </w:rPr>
        <w:t>Annual Review of Psychology</w:t>
      </w:r>
      <w:r w:rsidRPr="006655E9">
        <w:rPr>
          <w:rFonts w:ascii="Calibri" w:hAnsi="Calibri" w:cs="Calibri"/>
          <w:noProof/>
          <w:sz w:val="24"/>
        </w:rPr>
        <w:t xml:space="preserve">, </w:t>
      </w:r>
      <w:r w:rsidRPr="006655E9">
        <w:rPr>
          <w:rFonts w:ascii="Calibri" w:hAnsi="Calibri" w:cs="Calibri"/>
          <w:i/>
          <w:iCs/>
          <w:noProof/>
          <w:sz w:val="24"/>
        </w:rPr>
        <w:t>55</w:t>
      </w:r>
      <w:r w:rsidRPr="006655E9">
        <w:rPr>
          <w:rFonts w:ascii="Calibri" w:hAnsi="Calibri" w:cs="Calibri"/>
          <w:noProof/>
          <w:sz w:val="24"/>
        </w:rPr>
        <w:t>(1), 591–621. https://doi.org/10.1146/annurev.psych.55.090902.142015</w:t>
      </w:r>
    </w:p>
    <w:p w14:paraId="3CE830E8"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Ciranka, S., &amp; van den Bos, W. (2019). Social influence in adolescent decision-making: A formal framework. </w:t>
      </w:r>
      <w:r w:rsidRPr="006655E9">
        <w:rPr>
          <w:rFonts w:ascii="Calibri" w:hAnsi="Calibri" w:cs="Calibri"/>
          <w:i/>
          <w:iCs/>
          <w:noProof/>
          <w:sz w:val="24"/>
        </w:rPr>
        <w:t>Frontiers in Psychology</w:t>
      </w:r>
      <w:r w:rsidRPr="006655E9">
        <w:rPr>
          <w:rFonts w:ascii="Calibri" w:hAnsi="Calibri" w:cs="Calibri"/>
          <w:noProof/>
          <w:sz w:val="24"/>
        </w:rPr>
        <w:t xml:space="preserve">, </w:t>
      </w:r>
      <w:r w:rsidRPr="006655E9">
        <w:rPr>
          <w:rFonts w:ascii="Calibri" w:hAnsi="Calibri" w:cs="Calibri"/>
          <w:i/>
          <w:iCs/>
          <w:noProof/>
          <w:sz w:val="24"/>
        </w:rPr>
        <w:t>10</w:t>
      </w:r>
      <w:r w:rsidRPr="006655E9">
        <w:rPr>
          <w:rFonts w:ascii="Calibri" w:hAnsi="Calibri" w:cs="Calibri"/>
          <w:noProof/>
          <w:sz w:val="24"/>
        </w:rPr>
        <w:t>(AUG). https://doi.org/10.3389/fpsyg.2019.01915</w:t>
      </w:r>
    </w:p>
    <w:p w14:paraId="32A8FE3D"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Ciranka, Simon, &amp; Bos, W. van den. (2020). A Bayesian Model of Social Influence under Risk and Uncertainty. </w:t>
      </w:r>
      <w:r w:rsidRPr="006655E9">
        <w:rPr>
          <w:rFonts w:ascii="Calibri" w:hAnsi="Calibri" w:cs="Calibri"/>
          <w:i/>
          <w:iCs/>
          <w:noProof/>
          <w:sz w:val="24"/>
        </w:rPr>
        <w:t>Proceedings of the 42ndth Annual Conference of the Cognitive Science Society</w:t>
      </w:r>
      <w:r w:rsidRPr="006655E9">
        <w:rPr>
          <w:rFonts w:ascii="Calibri" w:hAnsi="Calibri" w:cs="Calibri"/>
          <w:noProof/>
          <w:sz w:val="24"/>
        </w:rPr>
        <w:t>. https://doi.org/10.31234/OSF.IO/MUJEK</w:t>
      </w:r>
    </w:p>
    <w:p w14:paraId="182E285A"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Ciranka, Simon, &amp; van den Bos, W. (2019). Social Influence in Adolescent Decision-Making: A Formal </w:t>
      </w:r>
      <w:r w:rsidRPr="006655E9">
        <w:rPr>
          <w:rFonts w:ascii="Calibri" w:hAnsi="Calibri" w:cs="Calibri"/>
          <w:noProof/>
          <w:sz w:val="24"/>
        </w:rPr>
        <w:lastRenderedPageBreak/>
        <w:t xml:space="preserve">Framework. </w:t>
      </w:r>
      <w:r w:rsidRPr="006655E9">
        <w:rPr>
          <w:rFonts w:ascii="Calibri" w:hAnsi="Calibri" w:cs="Calibri"/>
          <w:i/>
          <w:iCs/>
          <w:noProof/>
          <w:sz w:val="24"/>
        </w:rPr>
        <w:t>Frontiers in Psychology</w:t>
      </w:r>
      <w:r w:rsidRPr="006655E9">
        <w:rPr>
          <w:rFonts w:ascii="Calibri" w:hAnsi="Calibri" w:cs="Calibri"/>
          <w:noProof/>
          <w:sz w:val="24"/>
        </w:rPr>
        <w:t xml:space="preserve">, </w:t>
      </w:r>
      <w:r w:rsidRPr="006655E9">
        <w:rPr>
          <w:rFonts w:ascii="Calibri" w:hAnsi="Calibri" w:cs="Calibri"/>
          <w:i/>
          <w:iCs/>
          <w:noProof/>
          <w:sz w:val="24"/>
        </w:rPr>
        <w:t>10</w:t>
      </w:r>
      <w:r w:rsidRPr="006655E9">
        <w:rPr>
          <w:rFonts w:ascii="Calibri" w:hAnsi="Calibri" w:cs="Calibri"/>
          <w:noProof/>
          <w:sz w:val="24"/>
        </w:rPr>
        <w:t>, 1915. https://doi.org/10.3389/fpsyg.2019.01915</w:t>
      </w:r>
    </w:p>
    <w:p w14:paraId="3DCED565"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Crone, E. A., &amp; Dahl, R. E. (2012). Understanding adolescence as a period of social-affective engagement and goal flexibility. </w:t>
      </w:r>
      <w:r w:rsidRPr="006655E9">
        <w:rPr>
          <w:rFonts w:ascii="Calibri" w:hAnsi="Calibri" w:cs="Calibri"/>
          <w:i/>
          <w:iCs/>
          <w:noProof/>
          <w:sz w:val="24"/>
        </w:rPr>
        <w:t>Nature Reviews Neuroscience</w:t>
      </w:r>
      <w:r w:rsidRPr="006655E9">
        <w:rPr>
          <w:rFonts w:ascii="Calibri" w:hAnsi="Calibri" w:cs="Calibri"/>
          <w:noProof/>
          <w:sz w:val="24"/>
        </w:rPr>
        <w:t>. https://doi.org/10.1038/nrn3313</w:t>
      </w:r>
    </w:p>
    <w:p w14:paraId="42DD4F38"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Davidow, J. Y., Foerde, K., Galván, A., &amp; Shohamy, D. (2016). An Upside to Reward Sensitivity: The Hippocampus Supports Enhanced Reinforcement Learning in Adolescence. </w:t>
      </w:r>
      <w:r w:rsidRPr="006655E9">
        <w:rPr>
          <w:rFonts w:ascii="Calibri" w:hAnsi="Calibri" w:cs="Calibri"/>
          <w:i/>
          <w:iCs/>
          <w:noProof/>
          <w:sz w:val="24"/>
        </w:rPr>
        <w:t>Neuron</w:t>
      </w:r>
      <w:r w:rsidRPr="006655E9">
        <w:rPr>
          <w:rFonts w:ascii="Calibri" w:hAnsi="Calibri" w:cs="Calibri"/>
          <w:noProof/>
          <w:sz w:val="24"/>
        </w:rPr>
        <w:t>. https://doi.org/10.1016/j.neuron.2016.08.031</w:t>
      </w:r>
    </w:p>
    <w:p w14:paraId="3F34F4C8"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Daw, N. D., O’Doherty, J. P., Dayan, P., Seymour, B., &amp; Dolan, R. J. (2006). Cortical substrates for exploratory decisions in humans. </w:t>
      </w:r>
      <w:r w:rsidRPr="006655E9">
        <w:rPr>
          <w:rFonts w:ascii="Calibri" w:hAnsi="Calibri" w:cs="Calibri"/>
          <w:i/>
          <w:iCs/>
          <w:noProof/>
          <w:sz w:val="24"/>
        </w:rPr>
        <w:t>Nature</w:t>
      </w:r>
      <w:r w:rsidRPr="006655E9">
        <w:rPr>
          <w:rFonts w:ascii="Calibri" w:hAnsi="Calibri" w:cs="Calibri"/>
          <w:noProof/>
          <w:sz w:val="24"/>
        </w:rPr>
        <w:t xml:space="preserve">, </w:t>
      </w:r>
      <w:r w:rsidRPr="006655E9">
        <w:rPr>
          <w:rFonts w:ascii="Calibri" w:hAnsi="Calibri" w:cs="Calibri"/>
          <w:i/>
          <w:iCs/>
          <w:noProof/>
          <w:sz w:val="24"/>
        </w:rPr>
        <w:t>441</w:t>
      </w:r>
      <w:r w:rsidRPr="006655E9">
        <w:rPr>
          <w:rFonts w:ascii="Calibri" w:hAnsi="Calibri" w:cs="Calibri"/>
          <w:noProof/>
          <w:sz w:val="24"/>
        </w:rPr>
        <w:t>(7095), 876–879. https://doi.org/10.1038/nature04766</w:t>
      </w:r>
    </w:p>
    <w:p w14:paraId="6D9F6389"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de Leeuw, J. R. (2015). jsPsych: A JavaScript library for creating behavioral experiments in a Web browser. </w:t>
      </w:r>
      <w:r w:rsidRPr="006655E9">
        <w:rPr>
          <w:rFonts w:ascii="Calibri" w:hAnsi="Calibri" w:cs="Calibri"/>
          <w:i/>
          <w:iCs/>
          <w:noProof/>
          <w:sz w:val="24"/>
        </w:rPr>
        <w:t>Behavior Research Methods</w:t>
      </w:r>
      <w:r w:rsidRPr="006655E9">
        <w:rPr>
          <w:rFonts w:ascii="Calibri" w:hAnsi="Calibri" w:cs="Calibri"/>
          <w:noProof/>
          <w:sz w:val="24"/>
        </w:rPr>
        <w:t xml:space="preserve">, </w:t>
      </w:r>
      <w:r w:rsidRPr="006655E9">
        <w:rPr>
          <w:rFonts w:ascii="Calibri" w:hAnsi="Calibri" w:cs="Calibri"/>
          <w:i/>
          <w:iCs/>
          <w:noProof/>
          <w:sz w:val="24"/>
        </w:rPr>
        <w:t>47</w:t>
      </w:r>
      <w:r w:rsidRPr="006655E9">
        <w:rPr>
          <w:rFonts w:ascii="Calibri" w:hAnsi="Calibri" w:cs="Calibri"/>
          <w:noProof/>
          <w:sz w:val="24"/>
        </w:rPr>
        <w:t>(1), 1–12. https://doi.org/10.3758/s13428-014-0458-y</w:t>
      </w:r>
    </w:p>
    <w:p w14:paraId="16BA7888"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Defoe, I. N., Dubas, J. S., Figner, B., &amp; Aken, M. a G. Van. (2014). A Meta-Analysis on Age Differences in Risky Decision Making : Adolescents Versus Children and Adults A Meta-Analysis on Age Differences in Risky Decision Making: Adolescents Versus Children and Adults. </w:t>
      </w:r>
      <w:r w:rsidRPr="006655E9">
        <w:rPr>
          <w:rFonts w:ascii="Calibri" w:hAnsi="Calibri" w:cs="Calibri"/>
          <w:i/>
          <w:iCs/>
          <w:noProof/>
          <w:sz w:val="24"/>
        </w:rPr>
        <w:t>Psychological Bulleti</w:t>
      </w:r>
      <w:r w:rsidRPr="006655E9">
        <w:rPr>
          <w:rFonts w:ascii="Calibri" w:hAnsi="Calibri" w:cs="Calibri"/>
          <w:noProof/>
          <w:sz w:val="24"/>
        </w:rPr>
        <w:t xml:space="preserve">, </w:t>
      </w:r>
      <w:r w:rsidRPr="006655E9">
        <w:rPr>
          <w:rFonts w:ascii="Calibri" w:hAnsi="Calibri" w:cs="Calibri"/>
          <w:i/>
          <w:iCs/>
          <w:noProof/>
          <w:sz w:val="24"/>
        </w:rPr>
        <w:t>141</w:t>
      </w:r>
      <w:r w:rsidRPr="006655E9">
        <w:rPr>
          <w:rFonts w:ascii="Calibri" w:hAnsi="Calibri" w:cs="Calibri"/>
          <w:noProof/>
          <w:sz w:val="24"/>
        </w:rPr>
        <w:t>(July), 48–84. https://doi.org/10.1037/a0038088</w:t>
      </w:r>
    </w:p>
    <w:p w14:paraId="0AAEB354"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Defoe, I. N., Dubas, J. S., Figner, B., &amp; van Aken, M. A. G. (2015). A meta-analysis on age differences in risky decision making: Adolescents versus children and adults. </w:t>
      </w:r>
      <w:r w:rsidRPr="006655E9">
        <w:rPr>
          <w:rFonts w:ascii="Calibri" w:hAnsi="Calibri" w:cs="Calibri"/>
          <w:i/>
          <w:iCs/>
          <w:noProof/>
          <w:sz w:val="24"/>
        </w:rPr>
        <w:t>Psychological Bulletin</w:t>
      </w:r>
      <w:r w:rsidRPr="006655E9">
        <w:rPr>
          <w:rFonts w:ascii="Calibri" w:hAnsi="Calibri" w:cs="Calibri"/>
          <w:noProof/>
          <w:sz w:val="24"/>
        </w:rPr>
        <w:t xml:space="preserve">, </w:t>
      </w:r>
      <w:r w:rsidRPr="006655E9">
        <w:rPr>
          <w:rFonts w:ascii="Calibri" w:hAnsi="Calibri" w:cs="Calibri"/>
          <w:i/>
          <w:iCs/>
          <w:noProof/>
          <w:sz w:val="24"/>
        </w:rPr>
        <w:t>141</w:t>
      </w:r>
      <w:r w:rsidRPr="006655E9">
        <w:rPr>
          <w:rFonts w:ascii="Calibri" w:hAnsi="Calibri" w:cs="Calibri"/>
          <w:noProof/>
          <w:sz w:val="24"/>
        </w:rPr>
        <w:t>(1), 48–84. https://doi.org/10.1037/a0038088</w:t>
      </w:r>
    </w:p>
    <w:p w14:paraId="6B2260A6"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Defoe, I. N., Semon Dubas, J., &amp; Romer, D. (2019). Heightened Adolescent Risk-Taking? Insights From </w:t>
      </w:r>
      <w:r w:rsidRPr="006655E9">
        <w:rPr>
          <w:rFonts w:ascii="Calibri" w:hAnsi="Calibri" w:cs="Calibri"/>
          <w:noProof/>
          <w:sz w:val="24"/>
        </w:rPr>
        <w:lastRenderedPageBreak/>
        <w:t xml:space="preserve">Lab Studies on Age Differences in Decision-Making. </w:t>
      </w:r>
      <w:r w:rsidRPr="006655E9">
        <w:rPr>
          <w:rFonts w:ascii="Calibri" w:hAnsi="Calibri" w:cs="Calibri"/>
          <w:i/>
          <w:iCs/>
          <w:noProof/>
          <w:sz w:val="24"/>
        </w:rPr>
        <w:t>Policy Insights from the Behavioral and Brain Sciences</w:t>
      </w:r>
      <w:r w:rsidRPr="006655E9">
        <w:rPr>
          <w:rFonts w:ascii="Calibri" w:hAnsi="Calibri" w:cs="Calibri"/>
          <w:noProof/>
          <w:sz w:val="24"/>
        </w:rPr>
        <w:t xml:space="preserve">, </w:t>
      </w:r>
      <w:r w:rsidRPr="006655E9">
        <w:rPr>
          <w:rFonts w:ascii="Calibri" w:hAnsi="Calibri" w:cs="Calibri"/>
          <w:i/>
          <w:iCs/>
          <w:noProof/>
          <w:sz w:val="24"/>
        </w:rPr>
        <w:t>6</w:t>
      </w:r>
      <w:r w:rsidRPr="006655E9">
        <w:rPr>
          <w:rFonts w:ascii="Calibri" w:hAnsi="Calibri" w:cs="Calibri"/>
          <w:noProof/>
          <w:sz w:val="24"/>
        </w:rPr>
        <w:t>(1), 56–63. https://doi.org/10.1177/2372732218801037</w:t>
      </w:r>
    </w:p>
    <w:p w14:paraId="20E2B6EB"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Deutsch, M., &amp; Gerard, H. B. (1955). A study of normative and informational social influences upon individual judgment. </w:t>
      </w:r>
      <w:r w:rsidRPr="006655E9">
        <w:rPr>
          <w:rFonts w:ascii="Calibri" w:hAnsi="Calibri" w:cs="Calibri"/>
          <w:i/>
          <w:iCs/>
          <w:noProof/>
          <w:sz w:val="24"/>
        </w:rPr>
        <w:t>The Journal of Abnormal and Social Psychology</w:t>
      </w:r>
      <w:r w:rsidRPr="006655E9">
        <w:rPr>
          <w:rFonts w:ascii="Calibri" w:hAnsi="Calibri" w:cs="Calibri"/>
          <w:noProof/>
          <w:sz w:val="24"/>
        </w:rPr>
        <w:t xml:space="preserve">, </w:t>
      </w:r>
      <w:r w:rsidRPr="006655E9">
        <w:rPr>
          <w:rFonts w:ascii="Calibri" w:hAnsi="Calibri" w:cs="Calibri"/>
          <w:i/>
          <w:iCs/>
          <w:noProof/>
          <w:sz w:val="24"/>
        </w:rPr>
        <w:t>51</w:t>
      </w:r>
      <w:r w:rsidRPr="006655E9">
        <w:rPr>
          <w:rFonts w:ascii="Calibri" w:hAnsi="Calibri" w:cs="Calibri"/>
          <w:noProof/>
          <w:sz w:val="24"/>
        </w:rPr>
        <w:t>(3), 629–636. https://doi.org/10.1037/h0046408</w:t>
      </w:r>
    </w:p>
    <w:p w14:paraId="34901D87"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FeldmanHall, O., &amp; Shenhav, A. (2019). Resolving uncertainty in a social world. </w:t>
      </w:r>
      <w:r w:rsidRPr="006655E9">
        <w:rPr>
          <w:rFonts w:ascii="Calibri" w:hAnsi="Calibri" w:cs="Calibri"/>
          <w:i/>
          <w:iCs/>
          <w:noProof/>
          <w:sz w:val="24"/>
        </w:rPr>
        <w:t>Nature Human Behaviour</w:t>
      </w:r>
      <w:r w:rsidRPr="006655E9">
        <w:rPr>
          <w:rFonts w:ascii="Calibri" w:hAnsi="Calibri" w:cs="Calibri"/>
          <w:noProof/>
          <w:sz w:val="24"/>
        </w:rPr>
        <w:t xml:space="preserve">, </w:t>
      </w:r>
      <w:r w:rsidRPr="006655E9">
        <w:rPr>
          <w:rFonts w:ascii="Calibri" w:hAnsi="Calibri" w:cs="Calibri"/>
          <w:i/>
          <w:iCs/>
          <w:noProof/>
          <w:sz w:val="24"/>
        </w:rPr>
        <w:t>3</w:t>
      </w:r>
      <w:r w:rsidRPr="006655E9">
        <w:rPr>
          <w:rFonts w:ascii="Calibri" w:hAnsi="Calibri" w:cs="Calibri"/>
          <w:noProof/>
          <w:sz w:val="24"/>
        </w:rPr>
        <w:t>(5), 426–435. https://doi.org/10.1038/s41562-019-0590-x</w:t>
      </w:r>
    </w:p>
    <w:p w14:paraId="17C99AD0"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Gardner, M., &amp; Steinberg, L. (2005). Peer Influence on Risk Taking, Risk Preference, and Risky Decision Making in Adolescence and Adulthood: An Experimental Study. </w:t>
      </w:r>
      <w:r w:rsidRPr="006655E9">
        <w:rPr>
          <w:rFonts w:ascii="Calibri" w:hAnsi="Calibri" w:cs="Calibri"/>
          <w:i/>
          <w:iCs/>
          <w:noProof/>
          <w:sz w:val="24"/>
        </w:rPr>
        <w:t>Developmental Psychology</w:t>
      </w:r>
      <w:r w:rsidRPr="006655E9">
        <w:rPr>
          <w:rFonts w:ascii="Calibri" w:hAnsi="Calibri" w:cs="Calibri"/>
          <w:noProof/>
          <w:sz w:val="24"/>
        </w:rPr>
        <w:t xml:space="preserve">, </w:t>
      </w:r>
      <w:r w:rsidRPr="006655E9">
        <w:rPr>
          <w:rFonts w:ascii="Calibri" w:hAnsi="Calibri" w:cs="Calibri"/>
          <w:i/>
          <w:iCs/>
          <w:noProof/>
          <w:sz w:val="24"/>
        </w:rPr>
        <w:t>41</w:t>
      </w:r>
      <w:r w:rsidRPr="006655E9">
        <w:rPr>
          <w:rFonts w:ascii="Calibri" w:hAnsi="Calibri" w:cs="Calibri"/>
          <w:noProof/>
          <w:sz w:val="24"/>
        </w:rPr>
        <w:t>(4), 625–635. https://doi.org/10.1037/0012-1649.41.4.625</w:t>
      </w:r>
    </w:p>
    <w:p w14:paraId="2C44DE14"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Gopnik, A., Griffiths, T. L., &amp; Lucas, C. G. (2015). When Younger Learners Can Be Better (or at Least More Open-Minded) Than Older Ones. </w:t>
      </w:r>
      <w:r w:rsidRPr="006655E9">
        <w:rPr>
          <w:rFonts w:ascii="Calibri" w:hAnsi="Calibri" w:cs="Calibri"/>
          <w:i/>
          <w:iCs/>
          <w:noProof/>
          <w:sz w:val="24"/>
        </w:rPr>
        <w:t>Current Directions in Psychological Science</w:t>
      </w:r>
      <w:r w:rsidRPr="006655E9">
        <w:rPr>
          <w:rFonts w:ascii="Calibri" w:hAnsi="Calibri" w:cs="Calibri"/>
          <w:noProof/>
          <w:sz w:val="24"/>
        </w:rPr>
        <w:t xml:space="preserve">, </w:t>
      </w:r>
      <w:r w:rsidRPr="006655E9">
        <w:rPr>
          <w:rFonts w:ascii="Calibri" w:hAnsi="Calibri" w:cs="Calibri"/>
          <w:i/>
          <w:iCs/>
          <w:noProof/>
          <w:sz w:val="24"/>
        </w:rPr>
        <w:t>24</w:t>
      </w:r>
      <w:r w:rsidRPr="006655E9">
        <w:rPr>
          <w:rFonts w:ascii="Calibri" w:hAnsi="Calibri" w:cs="Calibri"/>
          <w:noProof/>
          <w:sz w:val="24"/>
        </w:rPr>
        <w:t>(2), 87–92. https://doi.org/10.1177/0963721414556653</w:t>
      </w:r>
    </w:p>
    <w:p w14:paraId="690867CD"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Gopnik, A., O’Grady, S., Lucas, C. G., Griffiths, T. L., Wente, A., Bridgers, S., … Dahl, R. E. (2017). Changes in cognitive flexibility and hypothesis search across human life history from childhood to adolescence to adulthood. </w:t>
      </w:r>
      <w:r w:rsidRPr="006655E9">
        <w:rPr>
          <w:rFonts w:ascii="Calibri" w:hAnsi="Calibri" w:cs="Calibri"/>
          <w:i/>
          <w:iCs/>
          <w:noProof/>
          <w:sz w:val="24"/>
        </w:rPr>
        <w:t>Proceedings of the National Academy of Sciences</w:t>
      </w:r>
      <w:r w:rsidRPr="006655E9">
        <w:rPr>
          <w:rFonts w:ascii="Calibri" w:hAnsi="Calibri" w:cs="Calibri"/>
          <w:noProof/>
          <w:sz w:val="24"/>
        </w:rPr>
        <w:t xml:space="preserve">, </w:t>
      </w:r>
      <w:r w:rsidRPr="006655E9">
        <w:rPr>
          <w:rFonts w:ascii="Calibri" w:hAnsi="Calibri" w:cs="Calibri"/>
          <w:i/>
          <w:iCs/>
          <w:noProof/>
          <w:sz w:val="24"/>
        </w:rPr>
        <w:t>114</w:t>
      </w:r>
      <w:r w:rsidRPr="006655E9">
        <w:rPr>
          <w:rFonts w:ascii="Calibri" w:hAnsi="Calibri" w:cs="Calibri"/>
          <w:noProof/>
          <w:sz w:val="24"/>
        </w:rPr>
        <w:t>(30), 7892–7899. https://doi.org/10.1073/pnas.1700811114</w:t>
      </w:r>
    </w:p>
    <w:p w14:paraId="028308B4"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Haddad, A. D. M., Harrison, F., Norman, T., &amp; Lau, J. Y. F. (2014). Adolescent and adult risk-taking in virtual social contexts. </w:t>
      </w:r>
      <w:r w:rsidRPr="006655E9">
        <w:rPr>
          <w:rFonts w:ascii="Calibri" w:hAnsi="Calibri" w:cs="Calibri"/>
          <w:i/>
          <w:iCs/>
          <w:noProof/>
          <w:sz w:val="24"/>
        </w:rPr>
        <w:t>Frontiers in Psychology</w:t>
      </w:r>
      <w:r w:rsidRPr="006655E9">
        <w:rPr>
          <w:rFonts w:ascii="Calibri" w:hAnsi="Calibri" w:cs="Calibri"/>
          <w:noProof/>
          <w:sz w:val="24"/>
        </w:rPr>
        <w:t xml:space="preserve">, </w:t>
      </w:r>
      <w:r w:rsidRPr="006655E9">
        <w:rPr>
          <w:rFonts w:ascii="Calibri" w:hAnsi="Calibri" w:cs="Calibri"/>
          <w:i/>
          <w:iCs/>
          <w:noProof/>
          <w:sz w:val="24"/>
        </w:rPr>
        <w:t>5</w:t>
      </w:r>
      <w:r w:rsidRPr="006655E9">
        <w:rPr>
          <w:rFonts w:ascii="Calibri" w:hAnsi="Calibri" w:cs="Calibri"/>
          <w:noProof/>
          <w:sz w:val="24"/>
        </w:rPr>
        <w:t>(DEC), 1–7. https://doi.org/10.3389/fpsyg.2014.01476</w:t>
      </w:r>
    </w:p>
    <w:p w14:paraId="77F1A413"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lastRenderedPageBreak/>
        <w:t>Hauser, T. U., Will, G.-J., Dubois, M., &amp; Dolan, R. J. (2018). Developmental Computational Psychiatry. https://doi.org/10.31234/OSF.IO/85PRQ</w:t>
      </w:r>
    </w:p>
    <w:p w14:paraId="0C306013"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Hertwig, R., &amp; Erev, I. (2009). The description-experience gap in risky choice. </w:t>
      </w:r>
      <w:r w:rsidRPr="006655E9">
        <w:rPr>
          <w:rFonts w:ascii="Calibri" w:hAnsi="Calibri" w:cs="Calibri"/>
          <w:i/>
          <w:iCs/>
          <w:noProof/>
          <w:sz w:val="24"/>
        </w:rPr>
        <w:t>Trends in Cognitive Sciences</w:t>
      </w:r>
      <w:r w:rsidRPr="006655E9">
        <w:rPr>
          <w:rFonts w:ascii="Calibri" w:hAnsi="Calibri" w:cs="Calibri"/>
          <w:noProof/>
          <w:sz w:val="24"/>
        </w:rPr>
        <w:t xml:space="preserve">, </w:t>
      </w:r>
      <w:r w:rsidRPr="006655E9">
        <w:rPr>
          <w:rFonts w:ascii="Calibri" w:hAnsi="Calibri" w:cs="Calibri"/>
          <w:i/>
          <w:iCs/>
          <w:noProof/>
          <w:sz w:val="24"/>
        </w:rPr>
        <w:t>13</w:t>
      </w:r>
      <w:r w:rsidRPr="006655E9">
        <w:rPr>
          <w:rFonts w:ascii="Calibri" w:hAnsi="Calibri" w:cs="Calibri"/>
          <w:noProof/>
          <w:sz w:val="24"/>
        </w:rPr>
        <w:t>(12), 517–523–600. https://doi.org/https://doi.org/10.1016/j.tics.2009.09.004</w:t>
      </w:r>
    </w:p>
    <w:p w14:paraId="36E263FD"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Knoll, L. J., Magis-Weinberg, L., Speekenbrink, M., &amp; Blakemore, S.-J. (2015). Social Influence on Risk Perception During Adolescence. </w:t>
      </w:r>
      <w:r w:rsidRPr="006655E9">
        <w:rPr>
          <w:rFonts w:ascii="Calibri" w:hAnsi="Calibri" w:cs="Calibri"/>
          <w:i/>
          <w:iCs/>
          <w:noProof/>
          <w:sz w:val="24"/>
        </w:rPr>
        <w:t>Psychological Science</w:t>
      </w:r>
      <w:r w:rsidRPr="006655E9">
        <w:rPr>
          <w:rFonts w:ascii="Calibri" w:hAnsi="Calibri" w:cs="Calibri"/>
          <w:noProof/>
          <w:sz w:val="24"/>
        </w:rPr>
        <w:t>. https://doi.org/10.1177/0956797615569578</w:t>
      </w:r>
    </w:p>
    <w:p w14:paraId="2622A566"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Lejuez, C. W., Aklin, W. M., Jones, H. A., Richards, J. B., Strong, D. R., Kahler, W. C., &amp; Read, J. P. (2003). The Balloon Analogue Risk Task (BART) Differentiates Smokers and Nonsmokers. </w:t>
      </w:r>
      <w:r w:rsidRPr="006655E9">
        <w:rPr>
          <w:rFonts w:ascii="Calibri" w:hAnsi="Calibri" w:cs="Calibri"/>
          <w:i/>
          <w:iCs/>
          <w:noProof/>
          <w:sz w:val="24"/>
        </w:rPr>
        <w:t>Experimental and Clinical Psychopharmacology</w:t>
      </w:r>
      <w:r w:rsidRPr="006655E9">
        <w:rPr>
          <w:rFonts w:ascii="Calibri" w:hAnsi="Calibri" w:cs="Calibri"/>
          <w:noProof/>
          <w:sz w:val="24"/>
        </w:rPr>
        <w:t xml:space="preserve">, </w:t>
      </w:r>
      <w:r w:rsidRPr="006655E9">
        <w:rPr>
          <w:rFonts w:ascii="Calibri" w:hAnsi="Calibri" w:cs="Calibri"/>
          <w:i/>
          <w:iCs/>
          <w:noProof/>
          <w:sz w:val="24"/>
        </w:rPr>
        <w:t>11</w:t>
      </w:r>
      <w:r w:rsidRPr="006655E9">
        <w:rPr>
          <w:rFonts w:ascii="Calibri" w:hAnsi="Calibri" w:cs="Calibri"/>
          <w:noProof/>
          <w:sz w:val="24"/>
        </w:rPr>
        <w:t>(1). https://doi.org/10.1037//1064-1297.11.1.26</w:t>
      </w:r>
    </w:p>
    <w:p w14:paraId="1A2FEE48"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Molleman, L., Kurvers, R. H. J. M., &amp; van den Bos, W. (2019). Unleashing the BEAST: a brief measure of human social information use. </w:t>
      </w:r>
      <w:r w:rsidRPr="006655E9">
        <w:rPr>
          <w:rFonts w:ascii="Calibri" w:hAnsi="Calibri" w:cs="Calibri"/>
          <w:i/>
          <w:iCs/>
          <w:noProof/>
          <w:sz w:val="24"/>
        </w:rPr>
        <w:t>Evolution and Human Behavior</w:t>
      </w:r>
      <w:r w:rsidRPr="006655E9">
        <w:rPr>
          <w:rFonts w:ascii="Calibri" w:hAnsi="Calibri" w:cs="Calibri"/>
          <w:noProof/>
          <w:sz w:val="24"/>
        </w:rPr>
        <w:t xml:space="preserve">, </w:t>
      </w:r>
      <w:r w:rsidRPr="006655E9">
        <w:rPr>
          <w:rFonts w:ascii="Calibri" w:hAnsi="Calibri" w:cs="Calibri"/>
          <w:i/>
          <w:iCs/>
          <w:noProof/>
          <w:sz w:val="24"/>
        </w:rPr>
        <w:t>40</w:t>
      </w:r>
      <w:r w:rsidRPr="006655E9">
        <w:rPr>
          <w:rFonts w:ascii="Calibri" w:hAnsi="Calibri" w:cs="Calibri"/>
          <w:noProof/>
          <w:sz w:val="24"/>
        </w:rPr>
        <w:t>(5), 492–499. https://doi.org/10.1016/J.EVOLHUMBEHAV.2019.06.005</w:t>
      </w:r>
    </w:p>
    <w:p w14:paraId="3BD50AC9"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Moussaïd, M., Herzog, S. M., Kämmer, J. E., &amp; Hertwig, R. (2017). Reach and speed of judgment propagation in the laboratory. </w:t>
      </w:r>
      <w:r w:rsidRPr="006655E9">
        <w:rPr>
          <w:rFonts w:ascii="Calibri" w:hAnsi="Calibri" w:cs="Calibri"/>
          <w:i/>
          <w:iCs/>
          <w:noProof/>
          <w:sz w:val="24"/>
        </w:rPr>
        <w:t>Proceedings of the National Academy of Sciences</w:t>
      </w:r>
      <w:r w:rsidRPr="006655E9">
        <w:rPr>
          <w:rFonts w:ascii="Calibri" w:hAnsi="Calibri" w:cs="Calibri"/>
          <w:noProof/>
          <w:sz w:val="24"/>
        </w:rPr>
        <w:t xml:space="preserve">, </w:t>
      </w:r>
      <w:r w:rsidRPr="006655E9">
        <w:rPr>
          <w:rFonts w:ascii="Calibri" w:hAnsi="Calibri" w:cs="Calibri"/>
          <w:i/>
          <w:iCs/>
          <w:noProof/>
          <w:sz w:val="24"/>
        </w:rPr>
        <w:t>114</w:t>
      </w:r>
      <w:r w:rsidRPr="006655E9">
        <w:rPr>
          <w:rFonts w:ascii="Calibri" w:hAnsi="Calibri" w:cs="Calibri"/>
          <w:noProof/>
          <w:sz w:val="24"/>
        </w:rPr>
        <w:t>(16), 4117–4122. https://doi.org/10.1073/pnas.1611998114</w:t>
      </w:r>
    </w:p>
    <w:p w14:paraId="770B978F"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Nassar, M. R., Bruckner, R., Gold, J. I., Li, S., Heekeren, H. R., &amp; Eppinger, B. (2016). Age differences in learning emerge from an insufficient representation of uncertainty in older adults. </w:t>
      </w:r>
      <w:r w:rsidRPr="006655E9">
        <w:rPr>
          <w:rFonts w:ascii="Calibri" w:hAnsi="Calibri" w:cs="Calibri"/>
          <w:i/>
          <w:iCs/>
          <w:noProof/>
          <w:sz w:val="24"/>
        </w:rPr>
        <w:t>Nature Communications</w:t>
      </w:r>
      <w:r w:rsidRPr="006655E9">
        <w:rPr>
          <w:rFonts w:ascii="Calibri" w:hAnsi="Calibri" w:cs="Calibri"/>
          <w:noProof/>
          <w:sz w:val="24"/>
        </w:rPr>
        <w:t xml:space="preserve">, </w:t>
      </w:r>
      <w:r w:rsidRPr="006655E9">
        <w:rPr>
          <w:rFonts w:ascii="Calibri" w:hAnsi="Calibri" w:cs="Calibri"/>
          <w:i/>
          <w:iCs/>
          <w:noProof/>
          <w:sz w:val="24"/>
        </w:rPr>
        <w:t>7</w:t>
      </w:r>
      <w:r w:rsidRPr="006655E9">
        <w:rPr>
          <w:rFonts w:ascii="Calibri" w:hAnsi="Calibri" w:cs="Calibri"/>
          <w:noProof/>
          <w:sz w:val="24"/>
        </w:rPr>
        <w:t>(May 2015), 1–13. https://doi.org/10.1038/ncomms11609</w:t>
      </w:r>
    </w:p>
    <w:p w14:paraId="12C2414A"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lastRenderedPageBreak/>
        <w:t xml:space="preserve">Nussenbaum, K., &amp; Hartley, C. A. (2019). Reinforcement learning across development: What insights can we draw from a decade of research? </w:t>
      </w:r>
      <w:r w:rsidRPr="006655E9">
        <w:rPr>
          <w:rFonts w:ascii="Calibri" w:hAnsi="Calibri" w:cs="Calibri"/>
          <w:i/>
          <w:iCs/>
          <w:noProof/>
          <w:sz w:val="24"/>
        </w:rPr>
        <w:t>Developmental Cognitive Neuroscience</w:t>
      </w:r>
      <w:r w:rsidRPr="006655E9">
        <w:rPr>
          <w:rFonts w:ascii="Calibri" w:hAnsi="Calibri" w:cs="Calibri"/>
          <w:noProof/>
          <w:sz w:val="24"/>
        </w:rPr>
        <w:t xml:space="preserve">, </w:t>
      </w:r>
      <w:r w:rsidRPr="006655E9">
        <w:rPr>
          <w:rFonts w:ascii="Calibri" w:hAnsi="Calibri" w:cs="Calibri"/>
          <w:i/>
          <w:iCs/>
          <w:noProof/>
          <w:sz w:val="24"/>
        </w:rPr>
        <w:t>40</w:t>
      </w:r>
      <w:r w:rsidRPr="006655E9">
        <w:rPr>
          <w:rFonts w:ascii="Calibri" w:hAnsi="Calibri" w:cs="Calibri"/>
          <w:noProof/>
          <w:sz w:val="24"/>
        </w:rPr>
        <w:t>, 100733. https://doi.org/10.1016/J.DCN.2019.100733</w:t>
      </w:r>
    </w:p>
    <w:p w14:paraId="414F5C92"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Palminteri, S., Kilford, E. J., Coricelli, G., &amp; Blakemore, S.-J. (2016a). The Computational Development of Reinforcement Learning during Adolescence. </w:t>
      </w:r>
      <w:r w:rsidRPr="006655E9">
        <w:rPr>
          <w:rFonts w:ascii="Calibri" w:hAnsi="Calibri" w:cs="Calibri"/>
          <w:i/>
          <w:iCs/>
          <w:noProof/>
          <w:sz w:val="24"/>
        </w:rPr>
        <w:t>PLOS Computational Biology</w:t>
      </w:r>
      <w:r w:rsidRPr="006655E9">
        <w:rPr>
          <w:rFonts w:ascii="Calibri" w:hAnsi="Calibri" w:cs="Calibri"/>
          <w:noProof/>
          <w:sz w:val="24"/>
        </w:rPr>
        <w:t xml:space="preserve">, </w:t>
      </w:r>
      <w:r w:rsidRPr="006655E9">
        <w:rPr>
          <w:rFonts w:ascii="Calibri" w:hAnsi="Calibri" w:cs="Calibri"/>
          <w:i/>
          <w:iCs/>
          <w:noProof/>
          <w:sz w:val="24"/>
        </w:rPr>
        <w:t>12</w:t>
      </w:r>
      <w:r w:rsidRPr="006655E9">
        <w:rPr>
          <w:rFonts w:ascii="Calibri" w:hAnsi="Calibri" w:cs="Calibri"/>
          <w:noProof/>
          <w:sz w:val="24"/>
        </w:rPr>
        <w:t>(6), e1004953. https://doi.org/10.1371/journal.pcbi.1004953</w:t>
      </w:r>
    </w:p>
    <w:p w14:paraId="1C9F18B8"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Palminteri, S., Kilford, E. J., Coricelli, G., &amp; Blakemore, S.-J. (2016b). The Computational Development of Reinforcement Learning during Adolescence. </w:t>
      </w:r>
      <w:r w:rsidRPr="006655E9">
        <w:rPr>
          <w:rFonts w:ascii="Calibri" w:hAnsi="Calibri" w:cs="Calibri"/>
          <w:i/>
          <w:iCs/>
          <w:noProof/>
          <w:sz w:val="24"/>
        </w:rPr>
        <w:t>PLOS Computational Biology</w:t>
      </w:r>
      <w:r w:rsidRPr="006655E9">
        <w:rPr>
          <w:rFonts w:ascii="Calibri" w:hAnsi="Calibri" w:cs="Calibri"/>
          <w:noProof/>
          <w:sz w:val="24"/>
        </w:rPr>
        <w:t xml:space="preserve">, </w:t>
      </w:r>
      <w:r w:rsidRPr="006655E9">
        <w:rPr>
          <w:rFonts w:ascii="Calibri" w:hAnsi="Calibri" w:cs="Calibri"/>
          <w:i/>
          <w:iCs/>
          <w:noProof/>
          <w:sz w:val="24"/>
        </w:rPr>
        <w:t>12</w:t>
      </w:r>
      <w:r w:rsidRPr="006655E9">
        <w:rPr>
          <w:rFonts w:ascii="Calibri" w:hAnsi="Calibri" w:cs="Calibri"/>
          <w:noProof/>
          <w:sz w:val="24"/>
        </w:rPr>
        <w:t>(6), e1004953. https://doi.org/10.1371/journal.pcbi.1004953</w:t>
      </w:r>
    </w:p>
    <w:p w14:paraId="1E840FDB"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Pfeifer, J. H., Allen, N. B., Byrne, M. L., &amp; Mills, K. L. (2018). Modeling Developmental Change: Contemporary Approaches to Key Methodological Challenges in Developmental Neuroimaging. </w:t>
      </w:r>
      <w:r w:rsidRPr="006655E9">
        <w:rPr>
          <w:rFonts w:ascii="Calibri" w:hAnsi="Calibri" w:cs="Calibri"/>
          <w:i/>
          <w:iCs/>
          <w:noProof/>
          <w:sz w:val="24"/>
        </w:rPr>
        <w:t>Developmental Cognitive Neuroscience</w:t>
      </w:r>
      <w:r w:rsidRPr="006655E9">
        <w:rPr>
          <w:rFonts w:ascii="Calibri" w:hAnsi="Calibri" w:cs="Calibri"/>
          <w:noProof/>
          <w:sz w:val="24"/>
        </w:rPr>
        <w:t xml:space="preserve">, </w:t>
      </w:r>
      <w:r w:rsidRPr="006655E9">
        <w:rPr>
          <w:rFonts w:ascii="Calibri" w:hAnsi="Calibri" w:cs="Calibri"/>
          <w:i/>
          <w:iCs/>
          <w:noProof/>
          <w:sz w:val="24"/>
        </w:rPr>
        <w:t>33</w:t>
      </w:r>
      <w:r w:rsidRPr="006655E9">
        <w:rPr>
          <w:rFonts w:ascii="Calibri" w:hAnsi="Calibri" w:cs="Calibri"/>
          <w:noProof/>
          <w:sz w:val="24"/>
        </w:rPr>
        <w:t>, 1–4. https://doi.org/10.1016/J.DCN.2018.10.001</w:t>
      </w:r>
    </w:p>
    <w:p w14:paraId="4B610333"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Powers, A. R., Mathys, C., &amp; Corlett, P. R. (2017). Pavlovian conditioning–induced hallucinations result from overweighting of perceptual priors. </w:t>
      </w:r>
      <w:r w:rsidRPr="006655E9">
        <w:rPr>
          <w:rFonts w:ascii="Calibri" w:hAnsi="Calibri" w:cs="Calibri"/>
          <w:i/>
          <w:iCs/>
          <w:noProof/>
          <w:sz w:val="24"/>
        </w:rPr>
        <w:t>Science</w:t>
      </w:r>
      <w:r w:rsidRPr="006655E9">
        <w:rPr>
          <w:rFonts w:ascii="Calibri" w:hAnsi="Calibri" w:cs="Calibri"/>
          <w:noProof/>
          <w:sz w:val="24"/>
        </w:rPr>
        <w:t xml:space="preserve">, </w:t>
      </w:r>
      <w:r w:rsidRPr="006655E9">
        <w:rPr>
          <w:rFonts w:ascii="Calibri" w:hAnsi="Calibri" w:cs="Calibri"/>
          <w:i/>
          <w:iCs/>
          <w:noProof/>
          <w:sz w:val="24"/>
        </w:rPr>
        <w:t>357</w:t>
      </w:r>
      <w:r w:rsidRPr="006655E9">
        <w:rPr>
          <w:rFonts w:ascii="Calibri" w:hAnsi="Calibri" w:cs="Calibri"/>
          <w:noProof/>
          <w:sz w:val="24"/>
        </w:rPr>
        <w:t>(6351), 596–600. https://doi.org/10.1126/science.aan3458</w:t>
      </w:r>
    </w:p>
    <w:p w14:paraId="63C48FAC"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Reiter, A. M. F., Suzuki, S., O’Doherty, J. P., Li, S.-C., &amp; Eppinger, B. (2019). Risk contagion by peers affects learning and decision-making in adolescents. </w:t>
      </w:r>
      <w:r w:rsidRPr="006655E9">
        <w:rPr>
          <w:rFonts w:ascii="Calibri" w:hAnsi="Calibri" w:cs="Calibri"/>
          <w:i/>
          <w:iCs/>
          <w:noProof/>
          <w:sz w:val="24"/>
        </w:rPr>
        <w:t>Journal of Experimental Psychology: General</w:t>
      </w:r>
      <w:r w:rsidRPr="006655E9">
        <w:rPr>
          <w:rFonts w:ascii="Calibri" w:hAnsi="Calibri" w:cs="Calibri"/>
          <w:noProof/>
          <w:sz w:val="24"/>
        </w:rPr>
        <w:t>. https://doi.org/10.1037/xge0000512</w:t>
      </w:r>
    </w:p>
    <w:p w14:paraId="06C892A7"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Rodriguez Buritica, J. M., Heekeren, H. R., &amp; van den Bos, W. (2019). The computational basis of following advice in adolescents. </w:t>
      </w:r>
      <w:r w:rsidRPr="006655E9">
        <w:rPr>
          <w:rFonts w:ascii="Calibri" w:hAnsi="Calibri" w:cs="Calibri"/>
          <w:i/>
          <w:iCs/>
          <w:noProof/>
          <w:sz w:val="24"/>
        </w:rPr>
        <w:t>Journal of Experimental Child Psychology</w:t>
      </w:r>
      <w:r w:rsidRPr="006655E9">
        <w:rPr>
          <w:rFonts w:ascii="Calibri" w:hAnsi="Calibri" w:cs="Calibri"/>
          <w:noProof/>
          <w:sz w:val="24"/>
        </w:rPr>
        <w:t xml:space="preserve">, </w:t>
      </w:r>
      <w:r w:rsidRPr="006655E9">
        <w:rPr>
          <w:rFonts w:ascii="Calibri" w:hAnsi="Calibri" w:cs="Calibri"/>
          <w:i/>
          <w:iCs/>
          <w:noProof/>
          <w:sz w:val="24"/>
        </w:rPr>
        <w:t>180</w:t>
      </w:r>
      <w:r w:rsidRPr="006655E9">
        <w:rPr>
          <w:rFonts w:ascii="Calibri" w:hAnsi="Calibri" w:cs="Calibri"/>
          <w:noProof/>
          <w:sz w:val="24"/>
        </w:rPr>
        <w:t xml:space="preserve">, 39–54. </w:t>
      </w:r>
      <w:r w:rsidRPr="006655E9">
        <w:rPr>
          <w:rFonts w:ascii="Calibri" w:hAnsi="Calibri" w:cs="Calibri"/>
          <w:noProof/>
          <w:sz w:val="24"/>
        </w:rPr>
        <w:lastRenderedPageBreak/>
        <w:t>https://doi.org/10.1016/J.JECP.2018.11.019</w:t>
      </w:r>
    </w:p>
    <w:p w14:paraId="57AEC9FD"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Rosenbaum, G. M., &amp; Hartley, C. A. (2019). Developmental perspectives on risky and impulsive choice. </w:t>
      </w:r>
      <w:r w:rsidRPr="006655E9">
        <w:rPr>
          <w:rFonts w:ascii="Calibri" w:hAnsi="Calibri" w:cs="Calibri"/>
          <w:i/>
          <w:iCs/>
          <w:noProof/>
          <w:sz w:val="24"/>
        </w:rPr>
        <w:t>Philosophical Transactions of the Royal Society B: Biological Sciences</w:t>
      </w:r>
      <w:r w:rsidRPr="006655E9">
        <w:rPr>
          <w:rFonts w:ascii="Calibri" w:hAnsi="Calibri" w:cs="Calibri"/>
          <w:noProof/>
          <w:sz w:val="24"/>
        </w:rPr>
        <w:t xml:space="preserve">, </w:t>
      </w:r>
      <w:r w:rsidRPr="006655E9">
        <w:rPr>
          <w:rFonts w:ascii="Calibri" w:hAnsi="Calibri" w:cs="Calibri"/>
          <w:i/>
          <w:iCs/>
          <w:noProof/>
          <w:sz w:val="24"/>
        </w:rPr>
        <w:t>374</w:t>
      </w:r>
      <w:r w:rsidRPr="006655E9">
        <w:rPr>
          <w:rFonts w:ascii="Calibri" w:hAnsi="Calibri" w:cs="Calibri"/>
          <w:noProof/>
          <w:sz w:val="24"/>
        </w:rPr>
        <w:t>(1766), 20180133. https://doi.org/10.1098/rstb.2018.0133</w:t>
      </w:r>
    </w:p>
    <w:p w14:paraId="6787C706"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Rosenbaum, G. M., Venkatraman, V., Steinberg, L., &amp; Chein, J. M. (2018). The influences of described and experienced information on adolescent risky decision making. </w:t>
      </w:r>
      <w:r w:rsidRPr="006655E9">
        <w:rPr>
          <w:rFonts w:ascii="Calibri" w:hAnsi="Calibri" w:cs="Calibri"/>
          <w:i/>
          <w:iCs/>
          <w:noProof/>
          <w:sz w:val="24"/>
        </w:rPr>
        <w:t>Developmental Review</w:t>
      </w:r>
      <w:r w:rsidRPr="006655E9">
        <w:rPr>
          <w:rFonts w:ascii="Calibri" w:hAnsi="Calibri" w:cs="Calibri"/>
          <w:noProof/>
          <w:sz w:val="24"/>
        </w:rPr>
        <w:t xml:space="preserve">, </w:t>
      </w:r>
      <w:r w:rsidRPr="006655E9">
        <w:rPr>
          <w:rFonts w:ascii="Calibri" w:hAnsi="Calibri" w:cs="Calibri"/>
          <w:i/>
          <w:iCs/>
          <w:noProof/>
          <w:sz w:val="24"/>
        </w:rPr>
        <w:t>47</w:t>
      </w:r>
      <w:r w:rsidRPr="006655E9">
        <w:rPr>
          <w:rFonts w:ascii="Calibri" w:hAnsi="Calibri" w:cs="Calibri"/>
          <w:noProof/>
          <w:sz w:val="24"/>
        </w:rPr>
        <w:t>, 23–43. https://doi.org/10.1016/j.dr.2017.09.003</w:t>
      </w:r>
    </w:p>
    <w:p w14:paraId="5EEB2265"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Schonberg, T., Fox, C. R., &amp; Poldrack, R. A. (2011). Mind the gap: bridging economic and naturalistic risk-taking with cognitive neuroscience. </w:t>
      </w:r>
      <w:r w:rsidRPr="006655E9">
        <w:rPr>
          <w:rFonts w:ascii="Calibri" w:hAnsi="Calibri" w:cs="Calibri"/>
          <w:i/>
          <w:iCs/>
          <w:noProof/>
          <w:sz w:val="24"/>
        </w:rPr>
        <w:t>Trends in Cognitive Sciences</w:t>
      </w:r>
      <w:r w:rsidRPr="006655E9">
        <w:rPr>
          <w:rFonts w:ascii="Calibri" w:hAnsi="Calibri" w:cs="Calibri"/>
          <w:noProof/>
          <w:sz w:val="24"/>
        </w:rPr>
        <w:t xml:space="preserve">, </w:t>
      </w:r>
      <w:r w:rsidRPr="006655E9">
        <w:rPr>
          <w:rFonts w:ascii="Calibri" w:hAnsi="Calibri" w:cs="Calibri"/>
          <w:i/>
          <w:iCs/>
          <w:noProof/>
          <w:sz w:val="24"/>
        </w:rPr>
        <w:t>15</w:t>
      </w:r>
      <w:r w:rsidRPr="006655E9">
        <w:rPr>
          <w:rFonts w:ascii="Calibri" w:hAnsi="Calibri" w:cs="Calibri"/>
          <w:noProof/>
          <w:sz w:val="24"/>
        </w:rPr>
        <w:t>(1), 11–19. https://doi.org/10.1016/j.tics.2010.10.002</w:t>
      </w:r>
    </w:p>
    <w:p w14:paraId="7D936823"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Schulz, E., Wu, C. M., Ruggeri, A., &amp; Meder, B. (2019). Searching for Rewards Like a Child Means Less Generalization and More Directed Exploration. </w:t>
      </w:r>
      <w:r w:rsidRPr="006655E9">
        <w:rPr>
          <w:rFonts w:ascii="Calibri" w:hAnsi="Calibri" w:cs="Calibri"/>
          <w:i/>
          <w:iCs/>
          <w:noProof/>
          <w:sz w:val="24"/>
        </w:rPr>
        <w:t>Psychological Science</w:t>
      </w:r>
      <w:r w:rsidRPr="006655E9">
        <w:rPr>
          <w:rFonts w:ascii="Calibri" w:hAnsi="Calibri" w:cs="Calibri"/>
          <w:noProof/>
          <w:sz w:val="24"/>
        </w:rPr>
        <w:t xml:space="preserve">, </w:t>
      </w:r>
      <w:r w:rsidRPr="006655E9">
        <w:rPr>
          <w:rFonts w:ascii="Calibri" w:hAnsi="Calibri" w:cs="Calibri"/>
          <w:i/>
          <w:iCs/>
          <w:noProof/>
          <w:sz w:val="24"/>
        </w:rPr>
        <w:t>30</w:t>
      </w:r>
      <w:r w:rsidRPr="006655E9">
        <w:rPr>
          <w:rFonts w:ascii="Calibri" w:hAnsi="Calibri" w:cs="Calibri"/>
          <w:noProof/>
          <w:sz w:val="24"/>
        </w:rPr>
        <w:t>(11), 1561–1572. https://doi.org/10.1177/0956797619863663</w:t>
      </w:r>
    </w:p>
    <w:p w14:paraId="1B0EF2B0"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Smith, A. R., Chein, J., &amp; Steinberg, L. (2014). Peers increase adolescent risk taking even when the probabilities of negative outcomes are known. </w:t>
      </w:r>
      <w:r w:rsidRPr="006655E9">
        <w:rPr>
          <w:rFonts w:ascii="Calibri" w:hAnsi="Calibri" w:cs="Calibri"/>
          <w:i/>
          <w:iCs/>
          <w:noProof/>
          <w:sz w:val="24"/>
        </w:rPr>
        <w:t>Developmental Psychology</w:t>
      </w:r>
      <w:r w:rsidRPr="006655E9">
        <w:rPr>
          <w:rFonts w:ascii="Calibri" w:hAnsi="Calibri" w:cs="Calibri"/>
          <w:noProof/>
          <w:sz w:val="24"/>
        </w:rPr>
        <w:t xml:space="preserve">, </w:t>
      </w:r>
      <w:r w:rsidRPr="006655E9">
        <w:rPr>
          <w:rFonts w:ascii="Calibri" w:hAnsi="Calibri" w:cs="Calibri"/>
          <w:i/>
          <w:iCs/>
          <w:noProof/>
          <w:sz w:val="24"/>
        </w:rPr>
        <w:t>50</w:t>
      </w:r>
      <w:r w:rsidRPr="006655E9">
        <w:rPr>
          <w:rFonts w:ascii="Calibri" w:hAnsi="Calibri" w:cs="Calibri"/>
          <w:noProof/>
          <w:sz w:val="24"/>
        </w:rPr>
        <w:t>(5), 1564–1568. https://doi.org/10.1037/a0035696</w:t>
      </w:r>
    </w:p>
    <w:p w14:paraId="27811A0A"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Telzer, E. H., van Hoorn, J., Rogers, C. R., &amp; Do, K. T. (2018). Social Influence on Positive Youth Development: A Developmental Neuroscience Perspective. </w:t>
      </w:r>
      <w:r w:rsidRPr="006655E9">
        <w:rPr>
          <w:rFonts w:ascii="Calibri" w:hAnsi="Calibri" w:cs="Calibri"/>
          <w:i/>
          <w:iCs/>
          <w:noProof/>
          <w:sz w:val="24"/>
        </w:rPr>
        <w:t>Advances in Child Development and Behavior</w:t>
      </w:r>
      <w:r w:rsidRPr="006655E9">
        <w:rPr>
          <w:rFonts w:ascii="Calibri" w:hAnsi="Calibri" w:cs="Calibri"/>
          <w:noProof/>
          <w:sz w:val="24"/>
        </w:rPr>
        <w:t xml:space="preserve">, </w:t>
      </w:r>
      <w:r w:rsidRPr="006655E9">
        <w:rPr>
          <w:rFonts w:ascii="Calibri" w:hAnsi="Calibri" w:cs="Calibri"/>
          <w:i/>
          <w:iCs/>
          <w:noProof/>
          <w:sz w:val="24"/>
        </w:rPr>
        <w:t>54</w:t>
      </w:r>
      <w:r w:rsidRPr="006655E9">
        <w:rPr>
          <w:rFonts w:ascii="Calibri" w:hAnsi="Calibri" w:cs="Calibri"/>
          <w:noProof/>
          <w:sz w:val="24"/>
        </w:rPr>
        <w:t>, 215–258. https://doi.org/10.1016/BS.ACDB.2017.10.003</w:t>
      </w:r>
    </w:p>
    <w:p w14:paraId="1ED0ABC8"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lastRenderedPageBreak/>
        <w:t xml:space="preserve">Toelch, U., &amp; Dolan, R. J. (2015). Informational and Normative Influences in Conformity from a Neurocomputational Perspective. </w:t>
      </w:r>
      <w:r w:rsidRPr="006655E9">
        <w:rPr>
          <w:rFonts w:ascii="Calibri" w:hAnsi="Calibri" w:cs="Calibri"/>
          <w:i/>
          <w:iCs/>
          <w:noProof/>
          <w:sz w:val="24"/>
        </w:rPr>
        <w:t>Trends in Cognitive Sciences</w:t>
      </w:r>
      <w:r w:rsidRPr="006655E9">
        <w:rPr>
          <w:rFonts w:ascii="Calibri" w:hAnsi="Calibri" w:cs="Calibri"/>
          <w:noProof/>
          <w:sz w:val="24"/>
        </w:rPr>
        <w:t xml:space="preserve">, </w:t>
      </w:r>
      <w:r w:rsidRPr="006655E9">
        <w:rPr>
          <w:rFonts w:ascii="Calibri" w:hAnsi="Calibri" w:cs="Calibri"/>
          <w:i/>
          <w:iCs/>
          <w:noProof/>
          <w:sz w:val="24"/>
        </w:rPr>
        <w:t>19</w:t>
      </w:r>
      <w:r w:rsidRPr="006655E9">
        <w:rPr>
          <w:rFonts w:ascii="Calibri" w:hAnsi="Calibri" w:cs="Calibri"/>
          <w:noProof/>
          <w:sz w:val="24"/>
        </w:rPr>
        <w:t>(10), 579–589. https://doi.org/10.1016/J.TICS.2015.07.007</w:t>
      </w:r>
    </w:p>
    <w:p w14:paraId="465AC955"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Tymula, A., Rosenberg Belmaker, L. A., Roy, A. K., Ruderman, L., Manson, K., Glimcher, P. W., &amp; Levy, I. (2012a). Adolescents’ risk-taking behavior is driven by tolerance to ambiguity. </w:t>
      </w:r>
      <w:r w:rsidRPr="006655E9">
        <w:rPr>
          <w:rFonts w:ascii="Calibri" w:hAnsi="Calibri" w:cs="Calibri"/>
          <w:i/>
          <w:iCs/>
          <w:noProof/>
          <w:sz w:val="24"/>
        </w:rPr>
        <w:t>Proceedings of the National Academy of Sciences</w:t>
      </w:r>
      <w:r w:rsidRPr="006655E9">
        <w:rPr>
          <w:rFonts w:ascii="Calibri" w:hAnsi="Calibri" w:cs="Calibri"/>
          <w:noProof/>
          <w:sz w:val="24"/>
        </w:rPr>
        <w:t xml:space="preserve">, </w:t>
      </w:r>
      <w:r w:rsidRPr="006655E9">
        <w:rPr>
          <w:rFonts w:ascii="Calibri" w:hAnsi="Calibri" w:cs="Calibri"/>
          <w:i/>
          <w:iCs/>
          <w:noProof/>
          <w:sz w:val="24"/>
        </w:rPr>
        <w:t>109</w:t>
      </w:r>
      <w:r w:rsidRPr="006655E9">
        <w:rPr>
          <w:rFonts w:ascii="Calibri" w:hAnsi="Calibri" w:cs="Calibri"/>
          <w:noProof/>
          <w:sz w:val="24"/>
        </w:rPr>
        <w:t>(42), 17135–17140. https://doi.org/10.1073/pnas.1207144109</w:t>
      </w:r>
    </w:p>
    <w:p w14:paraId="23EAAC21"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Tymula, A., Rosenberg Belmaker, L. A., Roy, A. K., Ruderman, L., Manson, K., Glimcher, P. W., &amp; Levy, I. (2012b). Adolescents’ risk-taking behavior is driven by tolerance to ambiguity. </w:t>
      </w:r>
      <w:r w:rsidRPr="006655E9">
        <w:rPr>
          <w:rFonts w:ascii="Calibri" w:hAnsi="Calibri" w:cs="Calibri"/>
          <w:i/>
          <w:iCs/>
          <w:noProof/>
          <w:sz w:val="24"/>
        </w:rPr>
        <w:t>Proceedings of the National Academy of Sciences</w:t>
      </w:r>
      <w:r w:rsidRPr="006655E9">
        <w:rPr>
          <w:rFonts w:ascii="Calibri" w:hAnsi="Calibri" w:cs="Calibri"/>
          <w:noProof/>
          <w:sz w:val="24"/>
        </w:rPr>
        <w:t xml:space="preserve">, </w:t>
      </w:r>
      <w:r w:rsidRPr="006655E9">
        <w:rPr>
          <w:rFonts w:ascii="Calibri" w:hAnsi="Calibri" w:cs="Calibri"/>
          <w:i/>
          <w:iCs/>
          <w:noProof/>
          <w:sz w:val="24"/>
        </w:rPr>
        <w:t>109</w:t>
      </w:r>
      <w:r w:rsidRPr="006655E9">
        <w:rPr>
          <w:rFonts w:ascii="Calibri" w:hAnsi="Calibri" w:cs="Calibri"/>
          <w:noProof/>
          <w:sz w:val="24"/>
        </w:rPr>
        <w:t>(42), 17135–17140. https://doi.org/10.1073/pnas.1207144109</w:t>
      </w:r>
    </w:p>
    <w:p w14:paraId="7CDA3731"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van den Bos, W., Bruckner, R., Nassar, M. R., Mata, R., &amp; Eppinger, B. (2017). Computational neuroscience across the lifespan: Promises and pitfalls. </w:t>
      </w:r>
      <w:r w:rsidRPr="006655E9">
        <w:rPr>
          <w:rFonts w:ascii="Calibri" w:hAnsi="Calibri" w:cs="Calibri"/>
          <w:i/>
          <w:iCs/>
          <w:noProof/>
          <w:sz w:val="24"/>
        </w:rPr>
        <w:t>Developmental Cognitive Neuroscience</w:t>
      </w:r>
      <w:r w:rsidRPr="006655E9">
        <w:rPr>
          <w:rFonts w:ascii="Calibri" w:hAnsi="Calibri" w:cs="Calibri"/>
          <w:noProof/>
          <w:sz w:val="24"/>
        </w:rPr>
        <w:t>. https://doi.org/10.1016/J.DCN.2017.09.008</w:t>
      </w:r>
    </w:p>
    <w:p w14:paraId="5A843E66"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van den Bos, W., Cohen, M. X., Kahnt, T., &amp; Crone, E. A. (2012). Striatum–Medial Prefrontal Cortex Connectivity Predicts Developmental Changes in Reinforcement Learning. </w:t>
      </w:r>
      <w:r w:rsidRPr="006655E9">
        <w:rPr>
          <w:rFonts w:ascii="Calibri" w:hAnsi="Calibri" w:cs="Calibri"/>
          <w:i/>
          <w:iCs/>
          <w:noProof/>
          <w:sz w:val="24"/>
        </w:rPr>
        <w:t>Cerebral Cortex</w:t>
      </w:r>
      <w:r w:rsidRPr="006655E9">
        <w:rPr>
          <w:rFonts w:ascii="Calibri" w:hAnsi="Calibri" w:cs="Calibri"/>
          <w:noProof/>
          <w:sz w:val="24"/>
        </w:rPr>
        <w:t xml:space="preserve">, </w:t>
      </w:r>
      <w:r w:rsidRPr="006655E9">
        <w:rPr>
          <w:rFonts w:ascii="Calibri" w:hAnsi="Calibri" w:cs="Calibri"/>
          <w:i/>
          <w:iCs/>
          <w:noProof/>
          <w:sz w:val="24"/>
        </w:rPr>
        <w:t>22</w:t>
      </w:r>
      <w:r w:rsidRPr="006655E9">
        <w:rPr>
          <w:rFonts w:ascii="Calibri" w:hAnsi="Calibri" w:cs="Calibri"/>
          <w:noProof/>
          <w:sz w:val="24"/>
        </w:rPr>
        <w:t>(6), 1247–1255. https://doi.org/10.1093/cercor/bhr198</w:t>
      </w:r>
    </w:p>
    <w:p w14:paraId="1E5AA29A" w14:textId="77777777" w:rsidR="006655E9" w:rsidRPr="006655E9" w:rsidRDefault="006655E9" w:rsidP="006655E9">
      <w:pPr>
        <w:widowControl w:val="0"/>
        <w:autoSpaceDE w:val="0"/>
        <w:autoSpaceDN w:val="0"/>
        <w:adjustRightInd w:val="0"/>
        <w:ind w:left="480" w:hanging="480"/>
        <w:rPr>
          <w:rFonts w:ascii="Calibri" w:hAnsi="Calibri" w:cs="Calibri"/>
          <w:noProof/>
          <w:sz w:val="24"/>
        </w:rPr>
      </w:pPr>
      <w:r w:rsidRPr="006655E9">
        <w:rPr>
          <w:rFonts w:ascii="Calibri" w:hAnsi="Calibri" w:cs="Calibri"/>
          <w:noProof/>
          <w:sz w:val="24"/>
        </w:rPr>
        <w:t xml:space="preserve">van den Bos, W., &amp; Hertwig, R. (2017). Adolescents display distinctive tolerance to ambiguity and to uncertainty during risky decision making. </w:t>
      </w:r>
      <w:r w:rsidRPr="006655E9">
        <w:rPr>
          <w:rFonts w:ascii="Calibri" w:hAnsi="Calibri" w:cs="Calibri"/>
          <w:i/>
          <w:iCs/>
          <w:noProof/>
          <w:sz w:val="24"/>
        </w:rPr>
        <w:t>Scientific Reports</w:t>
      </w:r>
      <w:r w:rsidRPr="006655E9">
        <w:rPr>
          <w:rFonts w:ascii="Calibri" w:hAnsi="Calibri" w:cs="Calibri"/>
          <w:noProof/>
          <w:sz w:val="24"/>
        </w:rPr>
        <w:t xml:space="preserve">, </w:t>
      </w:r>
      <w:r w:rsidRPr="006655E9">
        <w:rPr>
          <w:rFonts w:ascii="Calibri" w:hAnsi="Calibri" w:cs="Calibri"/>
          <w:i/>
          <w:iCs/>
          <w:noProof/>
          <w:sz w:val="24"/>
        </w:rPr>
        <w:t>7</w:t>
      </w:r>
      <w:r w:rsidRPr="006655E9">
        <w:rPr>
          <w:rFonts w:ascii="Calibri" w:hAnsi="Calibri" w:cs="Calibri"/>
          <w:noProof/>
          <w:sz w:val="24"/>
        </w:rPr>
        <w:t>(December 2016), 40962. https://doi.org/10.1038/srep40962</w:t>
      </w:r>
    </w:p>
    <w:p w14:paraId="4C5BBF55" w14:textId="68179B62" w:rsidR="007535A5" w:rsidRPr="00366DC8" w:rsidRDefault="00366DC8" w:rsidP="006655E9">
      <w:pPr>
        <w:widowControl w:val="0"/>
        <w:autoSpaceDE w:val="0"/>
        <w:autoSpaceDN w:val="0"/>
        <w:adjustRightInd w:val="0"/>
        <w:ind w:left="480" w:hanging="480"/>
      </w:pPr>
      <w:r w:rsidRPr="00E21CB8">
        <w:rPr>
          <w:sz w:val="24"/>
          <w:szCs w:val="24"/>
          <w:lang w:val="en-GB"/>
        </w:rPr>
        <w:fldChar w:fldCharType="end"/>
      </w:r>
    </w:p>
    <w:sectPr w:rsidR="007535A5" w:rsidRPr="00366DC8" w:rsidSect="00AC2387">
      <w:footerReference w:type="even" r:id="rId20"/>
      <w:footerReference w:type="default" r:id="rId21"/>
      <w:type w:val="continuous"/>
      <w:pgSz w:w="12240" w:h="15840" w:code="1"/>
      <w:pgMar w:top="1440" w:right="1080" w:bottom="1080" w:left="1080" w:header="720" w:footer="720" w:gutter="0"/>
      <w:cols w:space="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B" w:date="2020-06-12T11:16:00Z" w:initials="WB">
    <w:p w14:paraId="5A2B76C9" w14:textId="77777777" w:rsidR="006E6B90" w:rsidRDefault="006E6B90" w:rsidP="00366DC8">
      <w:pPr>
        <w:pStyle w:val="CommentText"/>
      </w:pPr>
      <w:r>
        <w:rPr>
          <w:rStyle w:val="CommentReference"/>
        </w:rPr>
        <w:annotationRef/>
      </w:r>
      <w:r>
        <w:t xml:space="preserve">Be generous, many labs to cite, and yourself </w:t>
      </w:r>
      <w:r>
        <w:sym w:font="Wingdings" w:char="F04A"/>
      </w:r>
    </w:p>
  </w:comment>
  <w:comment w:id="1" w:author="Simon Ciranka" w:date="2020-05-11T10:23:00Z" w:initials="SC">
    <w:p w14:paraId="5078ED56" w14:textId="77777777" w:rsidR="006E6B90" w:rsidRPr="008A4B6F" w:rsidRDefault="006E6B90" w:rsidP="00366DC8">
      <w:pPr>
        <w:ind w:firstLine="0"/>
        <w:jc w:val="both"/>
        <w:rPr>
          <w:rFonts w:cstheme="minorHAnsi"/>
          <w:color w:val="FF0000"/>
          <w:sz w:val="24"/>
          <w:szCs w:val="24"/>
        </w:rPr>
      </w:pPr>
      <w:r>
        <w:rPr>
          <w:rStyle w:val="CommentReference"/>
        </w:rPr>
        <w:annotationRef/>
      </w:r>
      <w:r w:rsidRPr="008A4B6F">
        <w:rPr>
          <w:rFonts w:cstheme="minorHAnsi"/>
          <w:color w:val="FF0000"/>
          <w:sz w:val="24"/>
          <w:szCs w:val="24"/>
        </w:rPr>
        <w:t xml:space="preserve">H2: We assume that adolescents’ risky choice is driven by </w:t>
      </w:r>
      <w:r>
        <w:rPr>
          <w:rFonts w:cstheme="minorHAnsi"/>
          <w:color w:val="FF0000"/>
          <w:sz w:val="24"/>
          <w:szCs w:val="24"/>
        </w:rPr>
        <w:t>optimism under</w:t>
      </w:r>
      <w:r w:rsidRPr="008A4B6F">
        <w:rPr>
          <w:rFonts w:cstheme="minorHAnsi"/>
          <w:color w:val="FF0000"/>
          <w:sz w:val="24"/>
          <w:szCs w:val="24"/>
        </w:rPr>
        <w:t xml:space="preserve"> uncertainty and not </w:t>
      </w:r>
      <w:r>
        <w:rPr>
          <w:rFonts w:cstheme="minorHAnsi"/>
          <w:color w:val="FF0000"/>
          <w:sz w:val="24"/>
          <w:szCs w:val="24"/>
        </w:rPr>
        <w:t>under</w:t>
      </w:r>
      <w:r w:rsidRPr="008A4B6F">
        <w:rPr>
          <w:rFonts w:cstheme="minorHAnsi"/>
          <w:color w:val="FF0000"/>
          <w:sz w:val="24"/>
          <w:szCs w:val="24"/>
        </w:rPr>
        <w:t xml:space="preserve"> risk, we therefore expect an adolescent peak in risky choices </w:t>
      </w:r>
      <w:r>
        <w:rPr>
          <w:rFonts w:cstheme="minorHAnsi"/>
          <w:color w:val="FF0000"/>
          <w:sz w:val="24"/>
          <w:szCs w:val="24"/>
        </w:rPr>
        <w:t xml:space="preserve">under uncertainty </w:t>
      </w:r>
      <w:r w:rsidRPr="008A4B6F">
        <w:rPr>
          <w:rFonts w:cstheme="minorHAnsi"/>
          <w:color w:val="FF0000"/>
          <w:sz w:val="24"/>
          <w:szCs w:val="24"/>
        </w:rPr>
        <w:t>but not under risk</w:t>
      </w:r>
      <w:r>
        <w:rPr>
          <w:rFonts w:cstheme="minorHAnsi"/>
          <w:color w:val="FF0000"/>
          <w:sz w:val="24"/>
          <w:szCs w:val="24"/>
        </w:rPr>
        <w:t xml:space="preserve"> </w:t>
      </w:r>
      <w:r w:rsidRPr="008A4B6F">
        <w:rPr>
          <w:rFonts w:cstheme="minorHAnsi"/>
          <w:color w:val="FF0000"/>
          <w:sz w:val="24"/>
          <w:szCs w:val="24"/>
        </w:rPr>
        <w:t xml:space="preserve">(Rosenbaum &amp; </w:t>
      </w:r>
      <w:proofErr w:type="spellStart"/>
      <w:r w:rsidRPr="008A4B6F">
        <w:rPr>
          <w:rFonts w:cstheme="minorHAnsi"/>
          <w:color w:val="FF0000"/>
          <w:sz w:val="24"/>
          <w:szCs w:val="24"/>
        </w:rPr>
        <w:t>Wouter</w:t>
      </w:r>
      <w:proofErr w:type="spellEnd"/>
      <w:r w:rsidRPr="008A4B6F">
        <w:rPr>
          <w:rFonts w:cstheme="minorHAnsi"/>
          <w:color w:val="FF0000"/>
          <w:sz w:val="24"/>
          <w:szCs w:val="24"/>
        </w:rPr>
        <w:t>).</w:t>
      </w:r>
      <w:r w:rsidRPr="008A4B6F">
        <w:rPr>
          <w:rFonts w:cstheme="minorHAnsi"/>
          <w:color w:val="FF0000"/>
          <w:sz w:val="24"/>
          <w:szCs w:val="24"/>
        </w:rPr>
        <w:annotationRef/>
      </w:r>
    </w:p>
    <w:p w14:paraId="4A35E0CC" w14:textId="77777777" w:rsidR="006E6B90" w:rsidRDefault="006E6B90" w:rsidP="00366DC8">
      <w:pPr>
        <w:pStyle w:val="CommentText"/>
      </w:pPr>
    </w:p>
  </w:comment>
  <w:comment w:id="2" w:author="WB" w:date="2020-06-12T11:59:00Z" w:initials="WB">
    <w:p w14:paraId="0FFDC2CF" w14:textId="77777777" w:rsidR="006E6B90" w:rsidRDefault="006E6B90" w:rsidP="00366DC8">
      <w:pPr>
        <w:pStyle w:val="CommentText"/>
      </w:pPr>
      <w:r>
        <w:rPr>
          <w:rStyle w:val="CommentReference"/>
        </w:rPr>
        <w:annotationRef/>
      </w:r>
      <w:r>
        <w:t xml:space="preserve">add Steinberg </w:t>
      </w:r>
      <w:proofErr w:type="gramStart"/>
      <w:r>
        <w:t>and co..</w:t>
      </w:r>
      <w:proofErr w:type="gramEnd"/>
      <w:r>
        <w:t xml:space="preserve"> </w:t>
      </w:r>
      <w:proofErr w:type="spellStart"/>
      <w:proofErr w:type="gramStart"/>
      <w:r>
        <w:t>lets</w:t>
      </w:r>
      <w:proofErr w:type="spellEnd"/>
      <w:proofErr w:type="gramEnd"/>
      <w:r>
        <w:t xml:space="preserve"> keep this statement very general and make everybody feel warm and </w:t>
      </w:r>
      <w:proofErr w:type="spellStart"/>
      <w:r>
        <w:t>incldued</w:t>
      </w:r>
      <w:proofErr w:type="spellEnd"/>
    </w:p>
  </w:comment>
  <w:comment w:id="6" w:author="WB" w:date="2020-06-12T14:57:00Z" w:initials="WB">
    <w:p w14:paraId="15274ABB" w14:textId="77777777" w:rsidR="006E6B90" w:rsidRDefault="006E6B90" w:rsidP="00366DC8">
      <w:pPr>
        <w:pStyle w:val="CommentText"/>
      </w:pPr>
      <w:r>
        <w:rPr>
          <w:rStyle w:val="CommentReference"/>
        </w:rPr>
        <w:annotationRef/>
      </w:r>
      <w:r>
        <w:t xml:space="preserve">I think we need to stick to a more logical </w:t>
      </w:r>
      <w:proofErr w:type="gramStart"/>
      <w:r>
        <w:t>order..</w:t>
      </w:r>
      <w:proofErr w:type="gramEnd"/>
      <w:r>
        <w:t xml:space="preserve"> or at least I think it is more logical to do it like this:</w:t>
      </w:r>
    </w:p>
    <w:p w14:paraId="1F6A9F02" w14:textId="77777777" w:rsidR="006E6B90" w:rsidRDefault="006E6B90" w:rsidP="00366DC8">
      <w:pPr>
        <w:pStyle w:val="CommentText"/>
      </w:pPr>
      <w:r>
        <w:t>First solo behavior a&amp; solo interaction with age</w:t>
      </w:r>
    </w:p>
    <w:p w14:paraId="5862D69C" w14:textId="77777777" w:rsidR="006E6B90" w:rsidRDefault="006E6B90" w:rsidP="00366DC8">
      <w:pPr>
        <w:pStyle w:val="CommentText"/>
      </w:pPr>
      <w:r>
        <w:t>Second social info use &amp;interaction social age</w:t>
      </w:r>
    </w:p>
    <w:p w14:paraId="62CFF211" w14:textId="77777777" w:rsidR="006E6B90" w:rsidRDefault="006E6B90" w:rsidP="00366DC8">
      <w:pPr>
        <w:pStyle w:val="CommentText"/>
      </w:pPr>
      <w:r>
        <w:t>Other options are possible</w:t>
      </w:r>
    </w:p>
    <w:p w14:paraId="5E865662" w14:textId="77777777" w:rsidR="006E6B90" w:rsidRDefault="006E6B90" w:rsidP="00366DC8">
      <w:pPr>
        <w:pStyle w:val="CommentText"/>
      </w:pPr>
    </w:p>
  </w:comment>
  <w:comment w:id="7" w:author="Simon Ciranka" w:date="2020-06-17T10:34:00Z" w:initials="SC">
    <w:p w14:paraId="62ACD021" w14:textId="77777777" w:rsidR="006E6B90" w:rsidRDefault="006E6B90" w:rsidP="00366DC8">
      <w:pPr>
        <w:pStyle w:val="CommentText"/>
      </w:pPr>
      <w:r>
        <w:rPr>
          <w:rStyle w:val="CommentReference"/>
        </w:rPr>
        <w:annotationRef/>
      </w:r>
      <w:r>
        <w:t>Where exactly do you mean? Seems to me like this is already the order… at least I tried to do that before</w:t>
      </w:r>
    </w:p>
  </w:comment>
  <w:comment w:id="8" w:author="Simon Ciranka" w:date="2020-07-07T13:28:00Z" w:initials="SC">
    <w:p w14:paraId="6B2BDFB8" w14:textId="0A65787F" w:rsidR="006E6B90" w:rsidRDefault="006E6B90">
      <w:pPr>
        <w:pStyle w:val="CommentText"/>
      </w:pPr>
      <w:r>
        <w:rPr>
          <w:rStyle w:val="CommentReference"/>
        </w:rPr>
        <w:annotationRef/>
      </w:r>
      <w:r>
        <w:t xml:space="preserve">The first part we preregistered but the second part we </w:t>
      </w:r>
      <w:proofErr w:type="spellStart"/>
      <w:r>
        <w:t>didnt</w:t>
      </w:r>
      <w:proofErr w:type="spellEnd"/>
    </w:p>
  </w:comment>
  <w:comment w:id="9" w:author="WB" w:date="2020-06-12T15:33:00Z" w:initials="WB">
    <w:p w14:paraId="1AB97CB9" w14:textId="77777777" w:rsidR="006E6B90" w:rsidRDefault="006E6B90" w:rsidP="00366DC8">
      <w:pPr>
        <w:pStyle w:val="CommentText"/>
      </w:pPr>
      <w:r>
        <w:rPr>
          <w:rStyle w:val="CommentReference"/>
        </w:rPr>
        <w:annotationRef/>
      </w:r>
      <w:r>
        <w:t xml:space="preserve">Now we have to say something about safe vs. risky social information. </w:t>
      </w:r>
      <w:proofErr w:type="gramStart"/>
      <w:r>
        <w:t>Basically</w:t>
      </w:r>
      <w:proofErr w:type="gramEnd"/>
      <w:r>
        <w:t xml:space="preserve"> say that because our new insights we now further planned to break </w:t>
      </w:r>
      <w:proofErr w:type="spellStart"/>
      <w:r>
        <w:t>fown</w:t>
      </w:r>
      <w:proofErr w:type="spellEnd"/>
      <w:r>
        <w:t xml:space="preserve"> analyses by safe vs. risky. I think that is a </w:t>
      </w:r>
      <w:proofErr w:type="spellStart"/>
      <w:r>
        <w:t>well motivated</w:t>
      </w:r>
      <w:proofErr w:type="spellEnd"/>
      <w:r>
        <w:t xml:space="preserve"> addition, specifically after your Frontiers </w:t>
      </w:r>
      <w:proofErr w:type="gramStart"/>
      <w:r>
        <w:t>paper..</w:t>
      </w:r>
      <w:proofErr w:type="gramEnd"/>
      <w:r>
        <w:t xml:space="preserve"> But if you do, make sure to also tie this to an hypotheses, at some point (safe stronger than risky, specifically in </w:t>
      </w:r>
      <w:proofErr w:type="spellStart"/>
      <w:r>
        <w:t>mida</w:t>
      </w:r>
      <w:proofErr w:type="spellEnd"/>
      <w:r>
        <w:t xml:space="preserve"> </w:t>
      </w:r>
      <w:proofErr w:type="gramStart"/>
      <w:r>
        <w:t>adolescence ?</w:t>
      </w:r>
      <w:proofErr w:type="gramEnd"/>
      <w:r>
        <w:t xml:space="preserve"> something like that). Ah I see now how that became part of the modeling </w:t>
      </w:r>
      <w:proofErr w:type="gramStart"/>
      <w:r>
        <w:t>question..</w:t>
      </w:r>
      <w:proofErr w:type="gramEnd"/>
      <w:r>
        <w:t xml:space="preserve"> was that really also pre-registered in the model </w:t>
      </w:r>
      <w:proofErr w:type="spellStart"/>
      <w:r>
        <w:t>selcetino</w:t>
      </w:r>
      <w:proofErr w:type="spellEnd"/>
      <w:r>
        <w:t xml:space="preserve"> </w:t>
      </w:r>
      <w:proofErr w:type="gramStart"/>
      <w:r>
        <w:t>part..</w:t>
      </w:r>
      <w:proofErr w:type="gramEnd"/>
      <w:r>
        <w:t xml:space="preserve"> safe vs. risky??   </w:t>
      </w:r>
    </w:p>
    <w:p w14:paraId="58F28CEA" w14:textId="77777777" w:rsidR="006E6B90" w:rsidRDefault="006E6B90" w:rsidP="00366DC8">
      <w:pPr>
        <w:pStyle w:val="CommentText"/>
      </w:pPr>
    </w:p>
    <w:p w14:paraId="6C14C053" w14:textId="77777777" w:rsidR="006E6B90" w:rsidRDefault="006E6B90" w:rsidP="00366DC8">
      <w:pPr>
        <w:pStyle w:val="CommentText"/>
      </w:pPr>
      <w:r>
        <w:t xml:space="preserve">The final part should be motivated slightly differently, more in a positive way. So. Start that. Final paragraph differently. Also this may be the way to introduce safe vs. </w:t>
      </w:r>
      <w:proofErr w:type="gramStart"/>
      <w:r>
        <w:t>risky..</w:t>
      </w:r>
      <w:proofErr w:type="gramEnd"/>
      <w:r>
        <w:t xml:space="preserve"> but this may also be done </w:t>
      </w:r>
      <w:proofErr w:type="gramStart"/>
      <w:r>
        <w:t>before..</w:t>
      </w:r>
      <w:proofErr w:type="gramEnd"/>
      <w:r>
        <w:t xml:space="preserve"> this needs to be discussed. </w:t>
      </w:r>
    </w:p>
  </w:comment>
  <w:comment w:id="10" w:author="WB" w:date="2020-06-22T11:07:00Z" w:initials="WB">
    <w:p w14:paraId="73232FC1" w14:textId="77777777" w:rsidR="006E6B90" w:rsidRDefault="006E6B90" w:rsidP="00366DC8">
      <w:pPr>
        <w:pStyle w:val="CommentText"/>
      </w:pPr>
      <w:r>
        <w:rPr>
          <w:rStyle w:val="CommentReference"/>
        </w:rPr>
        <w:annotationRef/>
      </w:r>
      <w:r>
        <w:t>I don’t remember did you say this was in the pre-</w:t>
      </w:r>
      <w:proofErr w:type="spellStart"/>
      <w:r>
        <w:t>reg</w:t>
      </w:r>
      <w:proofErr w:type="spellEnd"/>
      <w:r>
        <w:t xml:space="preserve"> but in the computational </w:t>
      </w:r>
      <w:proofErr w:type="gramStart"/>
      <w:r>
        <w:t>part..</w:t>
      </w:r>
      <w:proofErr w:type="gramEnd"/>
      <w:r>
        <w:t xml:space="preserve"> Does not matter where it is but if it was in there it should fit </w:t>
      </w:r>
      <w:proofErr w:type="gramStart"/>
      <w:r>
        <w:t>here..</w:t>
      </w:r>
      <w:proofErr w:type="gramEnd"/>
      <w:r>
        <w:t xml:space="preserve"> </w:t>
      </w:r>
      <w:proofErr w:type="gramStart"/>
      <w:r>
        <w:t>also</w:t>
      </w:r>
      <w:proofErr w:type="gramEnd"/>
      <w:r>
        <w:t xml:space="preserve"> if it wasn’t but then we should present it as a novel insight, and thus not post hoc analyses but as based on new insights. </w:t>
      </w:r>
    </w:p>
  </w:comment>
  <w:comment w:id="11" w:author="Simon Ciranka" w:date="2020-07-07T13:34:00Z" w:initials="SC">
    <w:p w14:paraId="45630EB5" w14:textId="40E9323C" w:rsidR="006E6B90" w:rsidRDefault="006E6B90">
      <w:pPr>
        <w:pStyle w:val="CommentText"/>
      </w:pPr>
      <w:r>
        <w:rPr>
          <w:rStyle w:val="CommentReference"/>
        </w:rPr>
        <w:annotationRef/>
      </w:r>
      <w:r>
        <w:t>Nope it wasn’t in the preregistration. We preregistered a model comparison result</w:t>
      </w:r>
    </w:p>
  </w:comment>
  <w:comment w:id="13" w:author="WB" w:date="2020-06-22T12:40:00Z" w:initials="WB">
    <w:p w14:paraId="1FDD4425" w14:textId="77777777" w:rsidR="006E6B90" w:rsidRDefault="006E6B90" w:rsidP="00366DC8">
      <w:pPr>
        <w:pStyle w:val="CommentText"/>
      </w:pPr>
      <w:r>
        <w:rPr>
          <w:rStyle w:val="CommentReference"/>
        </w:rPr>
        <w:annotationRef/>
      </w:r>
      <w:r>
        <w:t xml:space="preserve">All Matt </w:t>
      </w:r>
      <w:proofErr w:type="spellStart"/>
      <w:r>
        <w:t>Nassars</w:t>
      </w:r>
      <w:proofErr w:type="spellEnd"/>
      <w:r>
        <w:t xml:space="preserve"> paper</w:t>
      </w:r>
    </w:p>
  </w:comment>
  <w:comment w:id="15" w:author="Simon Ciranka" w:date="2020-05-06T15:19:00Z" w:initials="SC">
    <w:p w14:paraId="45EF6522" w14:textId="77777777" w:rsidR="006E6B90" w:rsidRDefault="006E6B90" w:rsidP="00366DC8">
      <w:pPr>
        <w:pStyle w:val="CommentText"/>
      </w:pPr>
      <w:r>
        <w:rPr>
          <w:rStyle w:val="CommentReference"/>
        </w:rPr>
        <w:annotationRef/>
      </w:r>
      <w:r>
        <w:t xml:space="preserve">Colors </w:t>
      </w:r>
      <w:proofErr w:type="spellStart"/>
      <w:r>
        <w:t>suckl</w:t>
      </w:r>
      <w:proofErr w:type="spellEnd"/>
    </w:p>
  </w:comment>
  <w:comment w:id="16" w:author="WB" w:date="2020-06-12T14:46:00Z" w:initials="WB">
    <w:p w14:paraId="1B34CA2D" w14:textId="77777777" w:rsidR="006E6B90" w:rsidRDefault="006E6B90" w:rsidP="00366DC8">
      <w:pPr>
        <w:pStyle w:val="CommentText"/>
      </w:pPr>
      <w:r>
        <w:rPr>
          <w:rStyle w:val="CommentReference"/>
        </w:rPr>
        <w:annotationRef/>
      </w:r>
      <w:proofErr w:type="spellStart"/>
      <w:r>
        <w:t>hmmmmm</w:t>
      </w:r>
      <w:proofErr w:type="spellEnd"/>
    </w:p>
  </w:comment>
  <w:comment w:id="17" w:author="WB" w:date="2020-06-12T14:44:00Z" w:initials="WB">
    <w:p w14:paraId="533CD58C" w14:textId="77777777" w:rsidR="006E6B90" w:rsidRDefault="006E6B90" w:rsidP="00366DC8">
      <w:pPr>
        <w:pStyle w:val="CommentText"/>
      </w:pPr>
      <w:r>
        <w:rPr>
          <w:rStyle w:val="CommentReference"/>
        </w:rPr>
        <w:annotationRef/>
      </w:r>
      <w:r>
        <w:t>Did we say we would test linear, or is this exploratory?</w:t>
      </w:r>
    </w:p>
  </w:comment>
  <w:comment w:id="18" w:author="Simon Ciranka" w:date="2020-06-17T10:10:00Z" w:initials="SC">
    <w:p w14:paraId="5FD93459" w14:textId="77777777" w:rsidR="006E6B90" w:rsidRDefault="006E6B90" w:rsidP="00366DC8">
      <w:pPr>
        <w:pStyle w:val="CommentText"/>
      </w:pPr>
      <w:r>
        <w:rPr>
          <w:rStyle w:val="CommentReference"/>
        </w:rPr>
        <w:annotationRef/>
      </w:r>
      <w:r>
        <w:t>Exploratory :/</w:t>
      </w:r>
    </w:p>
  </w:comment>
  <w:comment w:id="19" w:author="Simon Ciranka" w:date="2020-07-09T15:12:00Z" w:initials="SC">
    <w:p w14:paraId="4C42CE22" w14:textId="71A0867C" w:rsidR="006655E9" w:rsidRDefault="006655E9">
      <w:pPr>
        <w:pStyle w:val="CommentText"/>
      </w:pPr>
      <w:r>
        <w:rPr>
          <w:rStyle w:val="CommentReference"/>
        </w:rPr>
        <w:annotationRef/>
      </w:r>
      <w:r>
        <w:t xml:space="preserve">This figure to me shows exactly the same as the figure above. I would like to kick out the figure above to avoid redundancy. Declining risk-taking becomes evident in both and because we report bins in the parameter </w:t>
      </w:r>
      <w:proofErr w:type="spellStart"/>
      <w:r>
        <w:t>erstimate</w:t>
      </w:r>
      <w:proofErr w:type="spellEnd"/>
      <w:r>
        <w:t xml:space="preserve"> I would find it more intuitive to stick to bins in the behavioral data.</w:t>
      </w:r>
    </w:p>
    <w:p w14:paraId="004B0340" w14:textId="77777777" w:rsidR="006655E9" w:rsidRDefault="006655E9">
      <w:pPr>
        <w:pStyle w:val="CommentText"/>
      </w:pPr>
    </w:p>
    <w:p w14:paraId="2A1DCF48" w14:textId="39EAD06F" w:rsidR="006655E9" w:rsidRDefault="006655E9">
      <w:pPr>
        <w:pStyle w:val="CommentText"/>
      </w:pPr>
    </w:p>
  </w:comment>
  <w:comment w:id="20" w:author="Simon Ciranka" w:date="2020-04-24T11:39:00Z" w:initials="SC">
    <w:p w14:paraId="2ABA2807" w14:textId="77777777" w:rsidR="006E6B90" w:rsidRDefault="006E6B90" w:rsidP="00366DC8">
      <w:pPr>
        <w:pStyle w:val="CommentText"/>
      </w:pPr>
      <w:r>
        <w:rPr>
          <w:rStyle w:val="CommentReference"/>
        </w:rPr>
        <w:annotationRef/>
      </w:r>
      <w:r>
        <w:t xml:space="preserve">Is that all we need? Maybe </w:t>
      </w:r>
      <w:proofErr w:type="spellStart"/>
      <w:r>
        <w:t>colorcode</w:t>
      </w:r>
      <w:proofErr w:type="spellEnd"/>
      <w:r>
        <w:t xml:space="preserve"> the individual dots by age? But we actually don’t need that do we?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2B76C9" w15:done="0"/>
  <w15:commentEx w15:paraId="4A35E0CC" w15:done="0"/>
  <w15:commentEx w15:paraId="0FFDC2CF" w15:done="1"/>
  <w15:commentEx w15:paraId="5E865662" w15:done="0"/>
  <w15:commentEx w15:paraId="62ACD021" w15:paraIdParent="5E865662" w15:done="0"/>
  <w15:commentEx w15:paraId="6B2BDFB8" w15:done="0"/>
  <w15:commentEx w15:paraId="6C14C053" w15:done="0"/>
  <w15:commentEx w15:paraId="73232FC1" w15:done="0"/>
  <w15:commentEx w15:paraId="45630EB5" w15:paraIdParent="73232FC1" w15:done="0"/>
  <w15:commentEx w15:paraId="1FDD4425" w15:done="0"/>
  <w15:commentEx w15:paraId="45EF6522" w15:done="0"/>
  <w15:commentEx w15:paraId="1B34CA2D" w15:done="0"/>
  <w15:commentEx w15:paraId="533CD58C" w15:done="0"/>
  <w15:commentEx w15:paraId="5FD93459" w15:paraIdParent="533CD58C" w15:done="0"/>
  <w15:commentEx w15:paraId="2A1DCF48" w15:done="0"/>
  <w15:commentEx w15:paraId="2ABA280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2B76C9" w16cid:durableId="228DE298"/>
  <w16cid:commentId w16cid:paraId="4A35E0CC" w16cid:durableId="2263A60D"/>
  <w16cid:commentId w16cid:paraId="5E865662" w16cid:durableId="228E1667"/>
  <w16cid:commentId w16cid:paraId="62ACD021" w16cid:durableId="22947040"/>
  <w16cid:commentId w16cid:paraId="6B2BDFB8" w16cid:durableId="22AEF6F9"/>
  <w16cid:commentId w16cid:paraId="6C14C053" w16cid:durableId="228E1ED3"/>
  <w16cid:commentId w16cid:paraId="73232FC1" w16cid:durableId="229B0F6C"/>
  <w16cid:commentId w16cid:paraId="45630EB5" w16cid:durableId="22AEF856"/>
  <w16cid:commentId w16cid:paraId="1FDD4425" w16cid:durableId="229B2527"/>
  <w16cid:commentId w16cid:paraId="45EF6522" w16cid:durableId="225D541F"/>
  <w16cid:commentId w16cid:paraId="1B34CA2D" w16cid:durableId="228E13DA"/>
  <w16cid:commentId w16cid:paraId="533CD58C" w16cid:durableId="228E1361"/>
  <w16cid:commentId w16cid:paraId="5FD93459" w16cid:durableId="22946AA8"/>
  <w16cid:commentId w16cid:paraId="2A1DCF48" w16cid:durableId="22B1B25F"/>
  <w16cid:commentId w16cid:paraId="2ABA2807" w16cid:durableId="224D4E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E8DDAC" w14:textId="77777777" w:rsidR="00D50CB4" w:rsidRDefault="00D50CB4">
      <w:r>
        <w:separator/>
      </w:r>
    </w:p>
  </w:endnote>
  <w:endnote w:type="continuationSeparator" w:id="0">
    <w:p w14:paraId="0801B750" w14:textId="77777777" w:rsidR="00D50CB4" w:rsidRDefault="00D50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Palatino">
    <w:panose1 w:val="00000000000000000000"/>
    <w:charset w:val="4D"/>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6732471"/>
      <w:docPartObj>
        <w:docPartGallery w:val="Page Numbers (Bottom of Page)"/>
        <w:docPartUnique/>
      </w:docPartObj>
    </w:sdtPr>
    <w:sdtContent>
      <w:p w14:paraId="25D50632" w14:textId="77777777" w:rsidR="006E6B90" w:rsidRDefault="006E6B90" w:rsidP="006345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5B6B67" w14:textId="77777777" w:rsidR="006E6B90" w:rsidRDefault="006E6B90" w:rsidP="002854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43814350"/>
      <w:docPartObj>
        <w:docPartGallery w:val="Page Numbers (Bottom of Page)"/>
        <w:docPartUnique/>
      </w:docPartObj>
    </w:sdtPr>
    <w:sdtContent>
      <w:p w14:paraId="7BB9A98C" w14:textId="77777777" w:rsidR="006E6B90" w:rsidRDefault="006E6B90" w:rsidP="006345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AA4983" w14:textId="77777777" w:rsidR="006E6B90" w:rsidRDefault="006E6B90" w:rsidP="0028548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90054355"/>
      <w:docPartObj>
        <w:docPartGallery w:val="Page Numbers (Bottom of Page)"/>
        <w:docPartUnique/>
      </w:docPartObj>
    </w:sdtPr>
    <w:sdtContent>
      <w:p w14:paraId="27E61967" w14:textId="00609207" w:rsidR="006E6B90" w:rsidRDefault="006E6B90" w:rsidP="006345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DCE912" w14:textId="77777777" w:rsidR="006E6B90" w:rsidRDefault="006E6B90" w:rsidP="0028548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20848987"/>
      <w:docPartObj>
        <w:docPartGallery w:val="Page Numbers (Bottom of Page)"/>
        <w:docPartUnique/>
      </w:docPartObj>
    </w:sdtPr>
    <w:sdtContent>
      <w:p w14:paraId="45B7D0C8" w14:textId="61C05B5F" w:rsidR="006E6B90" w:rsidRDefault="006E6B90" w:rsidP="006345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04DDA2E" w14:textId="77777777" w:rsidR="006E6B90" w:rsidRDefault="006E6B90" w:rsidP="0028548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2F3BDB" w14:textId="77777777" w:rsidR="00D50CB4" w:rsidRDefault="00D50CB4">
      <w:r>
        <w:separator/>
      </w:r>
    </w:p>
  </w:footnote>
  <w:footnote w:type="continuationSeparator" w:id="0">
    <w:p w14:paraId="0E3040FA" w14:textId="77777777" w:rsidR="00D50CB4" w:rsidRDefault="00D50C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A522C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47FACB0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ED6FB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B6C46A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8B4885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A303D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1C4082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CC4D13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A5C01D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3B6AC1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0A06E0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1"/>
    <w:multiLevelType w:val="singleLevel"/>
    <w:tmpl w:val="00000000"/>
    <w:lvl w:ilvl="0">
      <w:start w:val="1"/>
      <w:numFmt w:val="upperRoman"/>
      <w:lvlText w:val="(%1)"/>
      <w:lvlJc w:val="left"/>
      <w:pPr>
        <w:tabs>
          <w:tab w:val="num" w:pos="720"/>
        </w:tabs>
        <w:ind w:left="720" w:hanging="720"/>
      </w:pPr>
      <w:rPr>
        <w:rFonts w:hint="default"/>
      </w:rPr>
    </w:lvl>
  </w:abstractNum>
  <w:abstractNum w:abstractNumId="12" w15:restartNumberingAfterBreak="0">
    <w:nsid w:val="01541914"/>
    <w:multiLevelType w:val="hybridMultilevel"/>
    <w:tmpl w:val="6A3624A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3" w15:restartNumberingAfterBreak="0">
    <w:nsid w:val="175B2DAB"/>
    <w:multiLevelType w:val="hybridMultilevel"/>
    <w:tmpl w:val="847AC8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6463532"/>
    <w:multiLevelType w:val="hybridMultilevel"/>
    <w:tmpl w:val="E6DC062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C46455"/>
    <w:multiLevelType w:val="hybridMultilevel"/>
    <w:tmpl w:val="CE042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E11DC0"/>
    <w:multiLevelType w:val="hybridMultilevel"/>
    <w:tmpl w:val="070EF06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4"/>
  </w:num>
  <w:num w:numId="15">
    <w:abstractNumId w:val="12"/>
  </w:num>
  <w:num w:numId="16">
    <w:abstractNumId w:val="13"/>
  </w:num>
  <w:num w:numId="1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mon Ciranka">
    <w15:presenceInfo w15:providerId="None" w15:userId="Simon Cirank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5A5"/>
    <w:rsid w:val="000017A3"/>
    <w:rsid w:val="00005753"/>
    <w:rsid w:val="000075A5"/>
    <w:rsid w:val="00012119"/>
    <w:rsid w:val="00012AF9"/>
    <w:rsid w:val="00013887"/>
    <w:rsid w:val="0001493E"/>
    <w:rsid w:val="00021949"/>
    <w:rsid w:val="000226A0"/>
    <w:rsid w:val="000279D8"/>
    <w:rsid w:val="00027B15"/>
    <w:rsid w:val="00030CE1"/>
    <w:rsid w:val="0003549C"/>
    <w:rsid w:val="0003754E"/>
    <w:rsid w:val="00045A7F"/>
    <w:rsid w:val="00045CFB"/>
    <w:rsid w:val="000467CE"/>
    <w:rsid w:val="000468D6"/>
    <w:rsid w:val="000472C5"/>
    <w:rsid w:val="00051DC5"/>
    <w:rsid w:val="000531D5"/>
    <w:rsid w:val="00056C88"/>
    <w:rsid w:val="00057C3E"/>
    <w:rsid w:val="000641F8"/>
    <w:rsid w:val="0006607E"/>
    <w:rsid w:val="00066166"/>
    <w:rsid w:val="000668C7"/>
    <w:rsid w:val="00067951"/>
    <w:rsid w:val="000731A1"/>
    <w:rsid w:val="000820C6"/>
    <w:rsid w:val="00082B00"/>
    <w:rsid w:val="00083292"/>
    <w:rsid w:val="00083D7B"/>
    <w:rsid w:val="000840EE"/>
    <w:rsid w:val="000856D1"/>
    <w:rsid w:val="000867EB"/>
    <w:rsid w:val="00095EEA"/>
    <w:rsid w:val="0009641A"/>
    <w:rsid w:val="00096A51"/>
    <w:rsid w:val="00096AB8"/>
    <w:rsid w:val="00096FB9"/>
    <w:rsid w:val="000A10FD"/>
    <w:rsid w:val="000A1F81"/>
    <w:rsid w:val="000A2B74"/>
    <w:rsid w:val="000A4835"/>
    <w:rsid w:val="000B50DA"/>
    <w:rsid w:val="000B5F25"/>
    <w:rsid w:val="000B7779"/>
    <w:rsid w:val="000C2857"/>
    <w:rsid w:val="000C2CB6"/>
    <w:rsid w:val="000C3E8F"/>
    <w:rsid w:val="000C4D61"/>
    <w:rsid w:val="000D3C71"/>
    <w:rsid w:val="000D6047"/>
    <w:rsid w:val="000D6C97"/>
    <w:rsid w:val="000E7605"/>
    <w:rsid w:val="000E7657"/>
    <w:rsid w:val="000F21CF"/>
    <w:rsid w:val="000F2322"/>
    <w:rsid w:val="000F25E5"/>
    <w:rsid w:val="00103C0B"/>
    <w:rsid w:val="00104E06"/>
    <w:rsid w:val="001053AC"/>
    <w:rsid w:val="001110C4"/>
    <w:rsid w:val="00115121"/>
    <w:rsid w:val="0012347B"/>
    <w:rsid w:val="00123FB8"/>
    <w:rsid w:val="00130174"/>
    <w:rsid w:val="00130F3D"/>
    <w:rsid w:val="00131A5E"/>
    <w:rsid w:val="00133CDA"/>
    <w:rsid w:val="00135796"/>
    <w:rsid w:val="00141566"/>
    <w:rsid w:val="00143303"/>
    <w:rsid w:val="00144A7E"/>
    <w:rsid w:val="001457CF"/>
    <w:rsid w:val="00146841"/>
    <w:rsid w:val="001508AD"/>
    <w:rsid w:val="001519A6"/>
    <w:rsid w:val="00154468"/>
    <w:rsid w:val="00162942"/>
    <w:rsid w:val="00163CBD"/>
    <w:rsid w:val="0017098D"/>
    <w:rsid w:val="00174BA5"/>
    <w:rsid w:val="00175343"/>
    <w:rsid w:val="00175818"/>
    <w:rsid w:val="001862D0"/>
    <w:rsid w:val="0018774F"/>
    <w:rsid w:val="00187C16"/>
    <w:rsid w:val="00191592"/>
    <w:rsid w:val="00193AE3"/>
    <w:rsid w:val="0019541E"/>
    <w:rsid w:val="00196D7B"/>
    <w:rsid w:val="001A118D"/>
    <w:rsid w:val="001A18E8"/>
    <w:rsid w:val="001A1B8C"/>
    <w:rsid w:val="001A2139"/>
    <w:rsid w:val="001A48B1"/>
    <w:rsid w:val="001B32C3"/>
    <w:rsid w:val="001B474E"/>
    <w:rsid w:val="001B4BA8"/>
    <w:rsid w:val="001B4F2C"/>
    <w:rsid w:val="001C0BCE"/>
    <w:rsid w:val="001D046F"/>
    <w:rsid w:val="001D22C8"/>
    <w:rsid w:val="001D25B3"/>
    <w:rsid w:val="001D5E93"/>
    <w:rsid w:val="001E3B88"/>
    <w:rsid w:val="001E3DBE"/>
    <w:rsid w:val="001E5E4E"/>
    <w:rsid w:val="001E7093"/>
    <w:rsid w:val="001E71B1"/>
    <w:rsid w:val="001F078B"/>
    <w:rsid w:val="001F10B0"/>
    <w:rsid w:val="001F15A4"/>
    <w:rsid w:val="001F50CD"/>
    <w:rsid w:val="001F7F7B"/>
    <w:rsid w:val="00201EE4"/>
    <w:rsid w:val="002024AE"/>
    <w:rsid w:val="002069EF"/>
    <w:rsid w:val="0021041F"/>
    <w:rsid w:val="00210573"/>
    <w:rsid w:val="00225903"/>
    <w:rsid w:val="00226038"/>
    <w:rsid w:val="00226AFC"/>
    <w:rsid w:val="00234263"/>
    <w:rsid w:val="002360AF"/>
    <w:rsid w:val="00237BA2"/>
    <w:rsid w:val="002433F8"/>
    <w:rsid w:val="002506C0"/>
    <w:rsid w:val="0025230E"/>
    <w:rsid w:val="002537CE"/>
    <w:rsid w:val="00253A06"/>
    <w:rsid w:val="00254C36"/>
    <w:rsid w:val="00256BCE"/>
    <w:rsid w:val="0026617C"/>
    <w:rsid w:val="0026681E"/>
    <w:rsid w:val="00276A3B"/>
    <w:rsid w:val="002851C5"/>
    <w:rsid w:val="00285484"/>
    <w:rsid w:val="00291CE5"/>
    <w:rsid w:val="002931EF"/>
    <w:rsid w:val="002976BF"/>
    <w:rsid w:val="002A0B74"/>
    <w:rsid w:val="002A0CA6"/>
    <w:rsid w:val="002A2F30"/>
    <w:rsid w:val="002A3CF9"/>
    <w:rsid w:val="002A710A"/>
    <w:rsid w:val="002B0BA8"/>
    <w:rsid w:val="002B0DA5"/>
    <w:rsid w:val="002B13A9"/>
    <w:rsid w:val="002B1E71"/>
    <w:rsid w:val="002B6D8E"/>
    <w:rsid w:val="002C087B"/>
    <w:rsid w:val="002C3F78"/>
    <w:rsid w:val="002C456C"/>
    <w:rsid w:val="002C4C04"/>
    <w:rsid w:val="002C5E35"/>
    <w:rsid w:val="002D037A"/>
    <w:rsid w:val="002D3B22"/>
    <w:rsid w:val="002D3EED"/>
    <w:rsid w:val="002D595C"/>
    <w:rsid w:val="002D654B"/>
    <w:rsid w:val="002D6986"/>
    <w:rsid w:val="002E2E60"/>
    <w:rsid w:val="002E5C11"/>
    <w:rsid w:val="002E696D"/>
    <w:rsid w:val="002F1C01"/>
    <w:rsid w:val="002F2256"/>
    <w:rsid w:val="002F33E1"/>
    <w:rsid w:val="002F421A"/>
    <w:rsid w:val="0030191C"/>
    <w:rsid w:val="00301AB4"/>
    <w:rsid w:val="003031B7"/>
    <w:rsid w:val="00304A99"/>
    <w:rsid w:val="00306C92"/>
    <w:rsid w:val="003114C4"/>
    <w:rsid w:val="0031384F"/>
    <w:rsid w:val="00313F89"/>
    <w:rsid w:val="003164E5"/>
    <w:rsid w:val="00322217"/>
    <w:rsid w:val="00322772"/>
    <w:rsid w:val="00322DD4"/>
    <w:rsid w:val="00323989"/>
    <w:rsid w:val="00326CC4"/>
    <w:rsid w:val="00334E87"/>
    <w:rsid w:val="00335FE8"/>
    <w:rsid w:val="00343A25"/>
    <w:rsid w:val="00344F10"/>
    <w:rsid w:val="003474BC"/>
    <w:rsid w:val="003535CA"/>
    <w:rsid w:val="0035501F"/>
    <w:rsid w:val="00355462"/>
    <w:rsid w:val="00361AB4"/>
    <w:rsid w:val="003624F6"/>
    <w:rsid w:val="00364EE9"/>
    <w:rsid w:val="00366B6E"/>
    <w:rsid w:val="00366DC8"/>
    <w:rsid w:val="003734D6"/>
    <w:rsid w:val="003769D7"/>
    <w:rsid w:val="00380D99"/>
    <w:rsid w:val="003827AB"/>
    <w:rsid w:val="00383B7A"/>
    <w:rsid w:val="00385D95"/>
    <w:rsid w:val="00385FDC"/>
    <w:rsid w:val="00386069"/>
    <w:rsid w:val="00386872"/>
    <w:rsid w:val="00386E1E"/>
    <w:rsid w:val="00387CCE"/>
    <w:rsid w:val="00393C35"/>
    <w:rsid w:val="003A1E79"/>
    <w:rsid w:val="003B4556"/>
    <w:rsid w:val="003B790B"/>
    <w:rsid w:val="003C03F8"/>
    <w:rsid w:val="003C07EC"/>
    <w:rsid w:val="003C112B"/>
    <w:rsid w:val="003C2C10"/>
    <w:rsid w:val="003C58C3"/>
    <w:rsid w:val="003C717E"/>
    <w:rsid w:val="003C7AD8"/>
    <w:rsid w:val="003D0201"/>
    <w:rsid w:val="003D4803"/>
    <w:rsid w:val="003D4C43"/>
    <w:rsid w:val="003D4FB8"/>
    <w:rsid w:val="003D5D36"/>
    <w:rsid w:val="003D64E9"/>
    <w:rsid w:val="003D6DB1"/>
    <w:rsid w:val="003D7EA1"/>
    <w:rsid w:val="003E2936"/>
    <w:rsid w:val="003F155D"/>
    <w:rsid w:val="003F188A"/>
    <w:rsid w:val="003F258C"/>
    <w:rsid w:val="003F2BD4"/>
    <w:rsid w:val="003F5C2F"/>
    <w:rsid w:val="003F6682"/>
    <w:rsid w:val="003F7580"/>
    <w:rsid w:val="004009C0"/>
    <w:rsid w:val="00401215"/>
    <w:rsid w:val="004102A9"/>
    <w:rsid w:val="00411B3C"/>
    <w:rsid w:val="0041268E"/>
    <w:rsid w:val="00412E9B"/>
    <w:rsid w:val="0041304B"/>
    <w:rsid w:val="00413390"/>
    <w:rsid w:val="00413DF2"/>
    <w:rsid w:val="00414438"/>
    <w:rsid w:val="00414C8A"/>
    <w:rsid w:val="00414DFC"/>
    <w:rsid w:val="00414E68"/>
    <w:rsid w:val="004225FE"/>
    <w:rsid w:val="004240A5"/>
    <w:rsid w:val="0042525B"/>
    <w:rsid w:val="00426933"/>
    <w:rsid w:val="00435F15"/>
    <w:rsid w:val="004406A7"/>
    <w:rsid w:val="004418C8"/>
    <w:rsid w:val="004429CD"/>
    <w:rsid w:val="004455B6"/>
    <w:rsid w:val="00445E08"/>
    <w:rsid w:val="00446192"/>
    <w:rsid w:val="004515A1"/>
    <w:rsid w:val="00451C8B"/>
    <w:rsid w:val="004564F2"/>
    <w:rsid w:val="00460353"/>
    <w:rsid w:val="004608B0"/>
    <w:rsid w:val="00463C2A"/>
    <w:rsid w:val="00467750"/>
    <w:rsid w:val="00470BF5"/>
    <w:rsid w:val="004715CC"/>
    <w:rsid w:val="00471739"/>
    <w:rsid w:val="00474E63"/>
    <w:rsid w:val="00475A80"/>
    <w:rsid w:val="00475AA8"/>
    <w:rsid w:val="004764A7"/>
    <w:rsid w:val="004834AA"/>
    <w:rsid w:val="00483789"/>
    <w:rsid w:val="00490276"/>
    <w:rsid w:val="00494C40"/>
    <w:rsid w:val="0049657E"/>
    <w:rsid w:val="00496E24"/>
    <w:rsid w:val="004976B7"/>
    <w:rsid w:val="004A1AFF"/>
    <w:rsid w:val="004A1E93"/>
    <w:rsid w:val="004A3DBE"/>
    <w:rsid w:val="004A51D8"/>
    <w:rsid w:val="004B41C5"/>
    <w:rsid w:val="004B4D1C"/>
    <w:rsid w:val="004B7580"/>
    <w:rsid w:val="004C5AFA"/>
    <w:rsid w:val="004D1E12"/>
    <w:rsid w:val="004E00B2"/>
    <w:rsid w:val="004E1A34"/>
    <w:rsid w:val="004E1DD6"/>
    <w:rsid w:val="004E776F"/>
    <w:rsid w:val="004F0BD9"/>
    <w:rsid w:val="004F0C1B"/>
    <w:rsid w:val="004F1BEF"/>
    <w:rsid w:val="004F28E7"/>
    <w:rsid w:val="00503683"/>
    <w:rsid w:val="00505DC8"/>
    <w:rsid w:val="00511AD0"/>
    <w:rsid w:val="005126C3"/>
    <w:rsid w:val="00512B72"/>
    <w:rsid w:val="00513A39"/>
    <w:rsid w:val="005150DF"/>
    <w:rsid w:val="00515BB9"/>
    <w:rsid w:val="00521390"/>
    <w:rsid w:val="00523886"/>
    <w:rsid w:val="00524F11"/>
    <w:rsid w:val="00524F61"/>
    <w:rsid w:val="00527C73"/>
    <w:rsid w:val="0054232C"/>
    <w:rsid w:val="00544CE2"/>
    <w:rsid w:val="00545338"/>
    <w:rsid w:val="005453E8"/>
    <w:rsid w:val="00550177"/>
    <w:rsid w:val="00550222"/>
    <w:rsid w:val="0055068E"/>
    <w:rsid w:val="00556CBA"/>
    <w:rsid w:val="005603A8"/>
    <w:rsid w:val="0056086E"/>
    <w:rsid w:val="00563F92"/>
    <w:rsid w:val="00565A3B"/>
    <w:rsid w:val="00567AAF"/>
    <w:rsid w:val="00577A1E"/>
    <w:rsid w:val="0058012B"/>
    <w:rsid w:val="00581241"/>
    <w:rsid w:val="00582EC6"/>
    <w:rsid w:val="005918EE"/>
    <w:rsid w:val="0059222C"/>
    <w:rsid w:val="0059401A"/>
    <w:rsid w:val="00594194"/>
    <w:rsid w:val="00594878"/>
    <w:rsid w:val="005A0F29"/>
    <w:rsid w:val="005A1880"/>
    <w:rsid w:val="005B1489"/>
    <w:rsid w:val="005B2B66"/>
    <w:rsid w:val="005B3B80"/>
    <w:rsid w:val="005B51E2"/>
    <w:rsid w:val="005B5C50"/>
    <w:rsid w:val="005C5465"/>
    <w:rsid w:val="005D195E"/>
    <w:rsid w:val="005D248C"/>
    <w:rsid w:val="005D496E"/>
    <w:rsid w:val="005D6782"/>
    <w:rsid w:val="005D7228"/>
    <w:rsid w:val="005E05DB"/>
    <w:rsid w:val="005E20BF"/>
    <w:rsid w:val="005E387D"/>
    <w:rsid w:val="005E5478"/>
    <w:rsid w:val="005E7EC7"/>
    <w:rsid w:val="005F1558"/>
    <w:rsid w:val="005F18D6"/>
    <w:rsid w:val="005F51B7"/>
    <w:rsid w:val="00600A5C"/>
    <w:rsid w:val="006038EA"/>
    <w:rsid w:val="00607B07"/>
    <w:rsid w:val="00612767"/>
    <w:rsid w:val="006225DE"/>
    <w:rsid w:val="0062587B"/>
    <w:rsid w:val="00632984"/>
    <w:rsid w:val="00634526"/>
    <w:rsid w:val="006358E1"/>
    <w:rsid w:val="00640B7B"/>
    <w:rsid w:val="006427E9"/>
    <w:rsid w:val="00651485"/>
    <w:rsid w:val="00651DD9"/>
    <w:rsid w:val="0065501F"/>
    <w:rsid w:val="00661A3C"/>
    <w:rsid w:val="0066268D"/>
    <w:rsid w:val="006655E9"/>
    <w:rsid w:val="00665E61"/>
    <w:rsid w:val="00673E55"/>
    <w:rsid w:val="00674CF8"/>
    <w:rsid w:val="00677203"/>
    <w:rsid w:val="00681F87"/>
    <w:rsid w:val="00685D1E"/>
    <w:rsid w:val="00687DBA"/>
    <w:rsid w:val="00691078"/>
    <w:rsid w:val="00691430"/>
    <w:rsid w:val="00691C4C"/>
    <w:rsid w:val="006939EF"/>
    <w:rsid w:val="0069486D"/>
    <w:rsid w:val="006952E9"/>
    <w:rsid w:val="00696446"/>
    <w:rsid w:val="006A221F"/>
    <w:rsid w:val="006A4111"/>
    <w:rsid w:val="006A71C3"/>
    <w:rsid w:val="006B1715"/>
    <w:rsid w:val="006B1DD9"/>
    <w:rsid w:val="006B4420"/>
    <w:rsid w:val="006B69AD"/>
    <w:rsid w:val="006C35F0"/>
    <w:rsid w:val="006C4C3F"/>
    <w:rsid w:val="006C7F2E"/>
    <w:rsid w:val="006D3687"/>
    <w:rsid w:val="006D39E3"/>
    <w:rsid w:val="006D480F"/>
    <w:rsid w:val="006D5809"/>
    <w:rsid w:val="006D61D9"/>
    <w:rsid w:val="006E0862"/>
    <w:rsid w:val="006E1513"/>
    <w:rsid w:val="006E15C1"/>
    <w:rsid w:val="006E15DC"/>
    <w:rsid w:val="006E3DB0"/>
    <w:rsid w:val="006E4E4A"/>
    <w:rsid w:val="006E6B90"/>
    <w:rsid w:val="006F26BA"/>
    <w:rsid w:val="006F698A"/>
    <w:rsid w:val="0070047D"/>
    <w:rsid w:val="0070059E"/>
    <w:rsid w:val="0070321B"/>
    <w:rsid w:val="007039D1"/>
    <w:rsid w:val="0070473B"/>
    <w:rsid w:val="00705455"/>
    <w:rsid w:val="007138C5"/>
    <w:rsid w:val="0071418B"/>
    <w:rsid w:val="007159D8"/>
    <w:rsid w:val="00716309"/>
    <w:rsid w:val="007235F9"/>
    <w:rsid w:val="007240F2"/>
    <w:rsid w:val="007277F6"/>
    <w:rsid w:val="007310F4"/>
    <w:rsid w:val="0073359F"/>
    <w:rsid w:val="00735E60"/>
    <w:rsid w:val="00741E89"/>
    <w:rsid w:val="00744264"/>
    <w:rsid w:val="00745CE2"/>
    <w:rsid w:val="007534A1"/>
    <w:rsid w:val="007535A5"/>
    <w:rsid w:val="00754830"/>
    <w:rsid w:val="0076002A"/>
    <w:rsid w:val="00760207"/>
    <w:rsid w:val="0076281B"/>
    <w:rsid w:val="007650D9"/>
    <w:rsid w:val="00770563"/>
    <w:rsid w:val="007706D9"/>
    <w:rsid w:val="00772CAE"/>
    <w:rsid w:val="007744E5"/>
    <w:rsid w:val="00775629"/>
    <w:rsid w:val="00775E26"/>
    <w:rsid w:val="0078495A"/>
    <w:rsid w:val="00790474"/>
    <w:rsid w:val="0079402C"/>
    <w:rsid w:val="007949DD"/>
    <w:rsid w:val="007A0EA2"/>
    <w:rsid w:val="007A40F9"/>
    <w:rsid w:val="007A41AE"/>
    <w:rsid w:val="007A62ED"/>
    <w:rsid w:val="007B08E2"/>
    <w:rsid w:val="007B1367"/>
    <w:rsid w:val="007B1509"/>
    <w:rsid w:val="007B65FC"/>
    <w:rsid w:val="007B66A3"/>
    <w:rsid w:val="007B6C20"/>
    <w:rsid w:val="007C0FAA"/>
    <w:rsid w:val="007C1A36"/>
    <w:rsid w:val="007C1E51"/>
    <w:rsid w:val="007C3491"/>
    <w:rsid w:val="007C4F15"/>
    <w:rsid w:val="007C6485"/>
    <w:rsid w:val="007D244B"/>
    <w:rsid w:val="007D6FDC"/>
    <w:rsid w:val="007D789E"/>
    <w:rsid w:val="007E18A4"/>
    <w:rsid w:val="007E1E4A"/>
    <w:rsid w:val="007E38BB"/>
    <w:rsid w:val="007F03B6"/>
    <w:rsid w:val="007F4EBD"/>
    <w:rsid w:val="007F6FBF"/>
    <w:rsid w:val="00800E63"/>
    <w:rsid w:val="008018FE"/>
    <w:rsid w:val="008112E8"/>
    <w:rsid w:val="00814CCC"/>
    <w:rsid w:val="00814FC9"/>
    <w:rsid w:val="00816433"/>
    <w:rsid w:val="0081644D"/>
    <w:rsid w:val="008220C3"/>
    <w:rsid w:val="008228C3"/>
    <w:rsid w:val="00825101"/>
    <w:rsid w:val="00830359"/>
    <w:rsid w:val="008309E9"/>
    <w:rsid w:val="0083567E"/>
    <w:rsid w:val="00840B8D"/>
    <w:rsid w:val="00840F3A"/>
    <w:rsid w:val="00841FFD"/>
    <w:rsid w:val="008421BA"/>
    <w:rsid w:val="00842B11"/>
    <w:rsid w:val="00842BF7"/>
    <w:rsid w:val="00843A6B"/>
    <w:rsid w:val="00851079"/>
    <w:rsid w:val="00851DEE"/>
    <w:rsid w:val="0085288D"/>
    <w:rsid w:val="00852B57"/>
    <w:rsid w:val="0086002B"/>
    <w:rsid w:val="00861FFD"/>
    <w:rsid w:val="0086484D"/>
    <w:rsid w:val="008760A1"/>
    <w:rsid w:val="00876AEE"/>
    <w:rsid w:val="00880C44"/>
    <w:rsid w:val="00880D5B"/>
    <w:rsid w:val="008837B3"/>
    <w:rsid w:val="00890861"/>
    <w:rsid w:val="008935AD"/>
    <w:rsid w:val="008939BB"/>
    <w:rsid w:val="00894BE9"/>
    <w:rsid w:val="008975C8"/>
    <w:rsid w:val="008A032A"/>
    <w:rsid w:val="008A0BD3"/>
    <w:rsid w:val="008A45C1"/>
    <w:rsid w:val="008A4B6F"/>
    <w:rsid w:val="008B1184"/>
    <w:rsid w:val="008B1468"/>
    <w:rsid w:val="008B5386"/>
    <w:rsid w:val="008B5FA5"/>
    <w:rsid w:val="008B74CC"/>
    <w:rsid w:val="008B7BBE"/>
    <w:rsid w:val="008C08BB"/>
    <w:rsid w:val="008C30C0"/>
    <w:rsid w:val="008C4B71"/>
    <w:rsid w:val="008C4CEE"/>
    <w:rsid w:val="008C54CF"/>
    <w:rsid w:val="008C55B1"/>
    <w:rsid w:val="008C6B8B"/>
    <w:rsid w:val="008D2960"/>
    <w:rsid w:val="008E1E83"/>
    <w:rsid w:val="008E21C2"/>
    <w:rsid w:val="008E67DF"/>
    <w:rsid w:val="008E7702"/>
    <w:rsid w:val="008E797D"/>
    <w:rsid w:val="008F4FE2"/>
    <w:rsid w:val="008F7B12"/>
    <w:rsid w:val="009005D2"/>
    <w:rsid w:val="00903128"/>
    <w:rsid w:val="00905393"/>
    <w:rsid w:val="009105FA"/>
    <w:rsid w:val="00912FB4"/>
    <w:rsid w:val="0091525C"/>
    <w:rsid w:val="00915C82"/>
    <w:rsid w:val="0091726F"/>
    <w:rsid w:val="009317C9"/>
    <w:rsid w:val="00933A51"/>
    <w:rsid w:val="0093401C"/>
    <w:rsid w:val="00934D12"/>
    <w:rsid w:val="00943A4B"/>
    <w:rsid w:val="0095098E"/>
    <w:rsid w:val="009539F2"/>
    <w:rsid w:val="00954B2E"/>
    <w:rsid w:val="0095529E"/>
    <w:rsid w:val="009577F9"/>
    <w:rsid w:val="00960B37"/>
    <w:rsid w:val="00965226"/>
    <w:rsid w:val="00965477"/>
    <w:rsid w:val="00966B4D"/>
    <w:rsid w:val="00967A39"/>
    <w:rsid w:val="00972B9E"/>
    <w:rsid w:val="00973117"/>
    <w:rsid w:val="00973F45"/>
    <w:rsid w:val="009814FF"/>
    <w:rsid w:val="00981C23"/>
    <w:rsid w:val="00986224"/>
    <w:rsid w:val="00986437"/>
    <w:rsid w:val="009903D0"/>
    <w:rsid w:val="0099180A"/>
    <w:rsid w:val="00993B12"/>
    <w:rsid w:val="00993C27"/>
    <w:rsid w:val="00996686"/>
    <w:rsid w:val="009A082C"/>
    <w:rsid w:val="009A1A9A"/>
    <w:rsid w:val="009A1CDB"/>
    <w:rsid w:val="009A3B91"/>
    <w:rsid w:val="009A77D1"/>
    <w:rsid w:val="009A7F82"/>
    <w:rsid w:val="009B1E08"/>
    <w:rsid w:val="009B21F6"/>
    <w:rsid w:val="009B2C8D"/>
    <w:rsid w:val="009B47F1"/>
    <w:rsid w:val="009B5271"/>
    <w:rsid w:val="009C00E1"/>
    <w:rsid w:val="009C0977"/>
    <w:rsid w:val="009C54A6"/>
    <w:rsid w:val="009C6B58"/>
    <w:rsid w:val="009C7F1A"/>
    <w:rsid w:val="009D05DE"/>
    <w:rsid w:val="009D1CED"/>
    <w:rsid w:val="009D1F99"/>
    <w:rsid w:val="009D41D8"/>
    <w:rsid w:val="009E0124"/>
    <w:rsid w:val="009E25E9"/>
    <w:rsid w:val="009E50E5"/>
    <w:rsid w:val="009E5C0F"/>
    <w:rsid w:val="009F0AA5"/>
    <w:rsid w:val="009F45F5"/>
    <w:rsid w:val="009F69A9"/>
    <w:rsid w:val="009F6B2D"/>
    <w:rsid w:val="00A004DF"/>
    <w:rsid w:val="00A021CB"/>
    <w:rsid w:val="00A02653"/>
    <w:rsid w:val="00A03EC9"/>
    <w:rsid w:val="00A0619E"/>
    <w:rsid w:val="00A076CE"/>
    <w:rsid w:val="00A122A8"/>
    <w:rsid w:val="00A12B0D"/>
    <w:rsid w:val="00A143C6"/>
    <w:rsid w:val="00A14DB3"/>
    <w:rsid w:val="00A16124"/>
    <w:rsid w:val="00A17CD8"/>
    <w:rsid w:val="00A2172C"/>
    <w:rsid w:val="00A26C81"/>
    <w:rsid w:val="00A30D12"/>
    <w:rsid w:val="00A334B1"/>
    <w:rsid w:val="00A33F64"/>
    <w:rsid w:val="00A3433D"/>
    <w:rsid w:val="00A40249"/>
    <w:rsid w:val="00A40EF8"/>
    <w:rsid w:val="00A44551"/>
    <w:rsid w:val="00A460C0"/>
    <w:rsid w:val="00A46EBE"/>
    <w:rsid w:val="00A471BA"/>
    <w:rsid w:val="00A52D79"/>
    <w:rsid w:val="00A54517"/>
    <w:rsid w:val="00A545E5"/>
    <w:rsid w:val="00A55014"/>
    <w:rsid w:val="00A56392"/>
    <w:rsid w:val="00A611E1"/>
    <w:rsid w:val="00A62EDD"/>
    <w:rsid w:val="00A630DF"/>
    <w:rsid w:val="00A6383A"/>
    <w:rsid w:val="00A64DAA"/>
    <w:rsid w:val="00A671D3"/>
    <w:rsid w:val="00A6768A"/>
    <w:rsid w:val="00A74FE3"/>
    <w:rsid w:val="00A77FE3"/>
    <w:rsid w:val="00A80141"/>
    <w:rsid w:val="00A82F92"/>
    <w:rsid w:val="00A85B3A"/>
    <w:rsid w:val="00A85CF7"/>
    <w:rsid w:val="00A964A1"/>
    <w:rsid w:val="00A96A16"/>
    <w:rsid w:val="00AA007E"/>
    <w:rsid w:val="00AA3414"/>
    <w:rsid w:val="00AA5720"/>
    <w:rsid w:val="00AA60DB"/>
    <w:rsid w:val="00AB0317"/>
    <w:rsid w:val="00AB0ED2"/>
    <w:rsid w:val="00AB3F27"/>
    <w:rsid w:val="00AB4095"/>
    <w:rsid w:val="00AB7F2A"/>
    <w:rsid w:val="00AC1CBE"/>
    <w:rsid w:val="00AC2387"/>
    <w:rsid w:val="00AC4A7D"/>
    <w:rsid w:val="00AC5516"/>
    <w:rsid w:val="00AC67D0"/>
    <w:rsid w:val="00AC7D5C"/>
    <w:rsid w:val="00AE2936"/>
    <w:rsid w:val="00AE38D9"/>
    <w:rsid w:val="00AE432E"/>
    <w:rsid w:val="00AE531C"/>
    <w:rsid w:val="00AF233F"/>
    <w:rsid w:val="00AF492B"/>
    <w:rsid w:val="00AF65B4"/>
    <w:rsid w:val="00AF6AFD"/>
    <w:rsid w:val="00AF72F8"/>
    <w:rsid w:val="00B01F76"/>
    <w:rsid w:val="00B02A51"/>
    <w:rsid w:val="00B06245"/>
    <w:rsid w:val="00B07AF0"/>
    <w:rsid w:val="00B16C98"/>
    <w:rsid w:val="00B16FAF"/>
    <w:rsid w:val="00B22F38"/>
    <w:rsid w:val="00B2576B"/>
    <w:rsid w:val="00B264B2"/>
    <w:rsid w:val="00B26848"/>
    <w:rsid w:val="00B3395B"/>
    <w:rsid w:val="00B33C71"/>
    <w:rsid w:val="00B34131"/>
    <w:rsid w:val="00B35F0D"/>
    <w:rsid w:val="00B536FA"/>
    <w:rsid w:val="00B5567C"/>
    <w:rsid w:val="00B60448"/>
    <w:rsid w:val="00B619C7"/>
    <w:rsid w:val="00B64FCE"/>
    <w:rsid w:val="00B66E62"/>
    <w:rsid w:val="00B674DA"/>
    <w:rsid w:val="00B74CD1"/>
    <w:rsid w:val="00B7549C"/>
    <w:rsid w:val="00B76D06"/>
    <w:rsid w:val="00B83EE3"/>
    <w:rsid w:val="00B84E9F"/>
    <w:rsid w:val="00B944E3"/>
    <w:rsid w:val="00B970A7"/>
    <w:rsid w:val="00BA4124"/>
    <w:rsid w:val="00BA4BBE"/>
    <w:rsid w:val="00BA7577"/>
    <w:rsid w:val="00BB0692"/>
    <w:rsid w:val="00BB2798"/>
    <w:rsid w:val="00BB55A0"/>
    <w:rsid w:val="00BC1D04"/>
    <w:rsid w:val="00BC3F82"/>
    <w:rsid w:val="00BD2D47"/>
    <w:rsid w:val="00BD3EA4"/>
    <w:rsid w:val="00BD50D2"/>
    <w:rsid w:val="00BD719B"/>
    <w:rsid w:val="00BE1DCF"/>
    <w:rsid w:val="00BE3639"/>
    <w:rsid w:val="00BE6540"/>
    <w:rsid w:val="00BE6CFB"/>
    <w:rsid w:val="00BE7CDC"/>
    <w:rsid w:val="00BF50C3"/>
    <w:rsid w:val="00BF5883"/>
    <w:rsid w:val="00BF65D5"/>
    <w:rsid w:val="00BF6AC7"/>
    <w:rsid w:val="00C00EF8"/>
    <w:rsid w:val="00C0395B"/>
    <w:rsid w:val="00C10957"/>
    <w:rsid w:val="00C13B40"/>
    <w:rsid w:val="00C14A35"/>
    <w:rsid w:val="00C1558F"/>
    <w:rsid w:val="00C23CBD"/>
    <w:rsid w:val="00C25974"/>
    <w:rsid w:val="00C26540"/>
    <w:rsid w:val="00C31D09"/>
    <w:rsid w:val="00C33B11"/>
    <w:rsid w:val="00C35E7D"/>
    <w:rsid w:val="00C3627C"/>
    <w:rsid w:val="00C44122"/>
    <w:rsid w:val="00C46058"/>
    <w:rsid w:val="00C46CF5"/>
    <w:rsid w:val="00C5216C"/>
    <w:rsid w:val="00C55301"/>
    <w:rsid w:val="00C55542"/>
    <w:rsid w:val="00C60775"/>
    <w:rsid w:val="00C652D8"/>
    <w:rsid w:val="00C72078"/>
    <w:rsid w:val="00C736B4"/>
    <w:rsid w:val="00C740FF"/>
    <w:rsid w:val="00C77691"/>
    <w:rsid w:val="00C805AC"/>
    <w:rsid w:val="00C81791"/>
    <w:rsid w:val="00C8321F"/>
    <w:rsid w:val="00C83412"/>
    <w:rsid w:val="00C842D6"/>
    <w:rsid w:val="00C877F8"/>
    <w:rsid w:val="00C91291"/>
    <w:rsid w:val="00C91CCD"/>
    <w:rsid w:val="00C9431F"/>
    <w:rsid w:val="00C94474"/>
    <w:rsid w:val="00C94B8D"/>
    <w:rsid w:val="00CA083A"/>
    <w:rsid w:val="00CA095B"/>
    <w:rsid w:val="00CA1BE3"/>
    <w:rsid w:val="00CA4129"/>
    <w:rsid w:val="00CB05C0"/>
    <w:rsid w:val="00CB1CFE"/>
    <w:rsid w:val="00CB2666"/>
    <w:rsid w:val="00CB2CE0"/>
    <w:rsid w:val="00CB6F54"/>
    <w:rsid w:val="00CB7A4A"/>
    <w:rsid w:val="00CC3559"/>
    <w:rsid w:val="00CC4680"/>
    <w:rsid w:val="00CD1103"/>
    <w:rsid w:val="00CD14D0"/>
    <w:rsid w:val="00CD1963"/>
    <w:rsid w:val="00CD1D91"/>
    <w:rsid w:val="00CD2BC4"/>
    <w:rsid w:val="00CD43BF"/>
    <w:rsid w:val="00CD6EDA"/>
    <w:rsid w:val="00CE03DE"/>
    <w:rsid w:val="00CE046D"/>
    <w:rsid w:val="00CE4E8E"/>
    <w:rsid w:val="00CE6B0F"/>
    <w:rsid w:val="00CF4108"/>
    <w:rsid w:val="00CF5261"/>
    <w:rsid w:val="00CF7F85"/>
    <w:rsid w:val="00D06C75"/>
    <w:rsid w:val="00D07E65"/>
    <w:rsid w:val="00D149F9"/>
    <w:rsid w:val="00D14C21"/>
    <w:rsid w:val="00D17192"/>
    <w:rsid w:val="00D20BC7"/>
    <w:rsid w:val="00D21A0F"/>
    <w:rsid w:val="00D23678"/>
    <w:rsid w:val="00D25DF6"/>
    <w:rsid w:val="00D27C34"/>
    <w:rsid w:val="00D45A53"/>
    <w:rsid w:val="00D46DC0"/>
    <w:rsid w:val="00D46FED"/>
    <w:rsid w:val="00D47F35"/>
    <w:rsid w:val="00D47F58"/>
    <w:rsid w:val="00D50B65"/>
    <w:rsid w:val="00D50CB4"/>
    <w:rsid w:val="00D510BE"/>
    <w:rsid w:val="00D54E6A"/>
    <w:rsid w:val="00D57E90"/>
    <w:rsid w:val="00D605ED"/>
    <w:rsid w:val="00D60825"/>
    <w:rsid w:val="00D60BE3"/>
    <w:rsid w:val="00D72853"/>
    <w:rsid w:val="00D74BE8"/>
    <w:rsid w:val="00D8182B"/>
    <w:rsid w:val="00D82A19"/>
    <w:rsid w:val="00D831BB"/>
    <w:rsid w:val="00D83666"/>
    <w:rsid w:val="00D84160"/>
    <w:rsid w:val="00D85076"/>
    <w:rsid w:val="00D85E4E"/>
    <w:rsid w:val="00D87526"/>
    <w:rsid w:val="00D93F59"/>
    <w:rsid w:val="00DA42F0"/>
    <w:rsid w:val="00DA5994"/>
    <w:rsid w:val="00DA5CF6"/>
    <w:rsid w:val="00DB02F6"/>
    <w:rsid w:val="00DB1B4F"/>
    <w:rsid w:val="00DB4978"/>
    <w:rsid w:val="00DB6F66"/>
    <w:rsid w:val="00DB795E"/>
    <w:rsid w:val="00DC31C0"/>
    <w:rsid w:val="00DC4EDD"/>
    <w:rsid w:val="00DC5FFE"/>
    <w:rsid w:val="00DD1D18"/>
    <w:rsid w:val="00DD2430"/>
    <w:rsid w:val="00DD309C"/>
    <w:rsid w:val="00DD313A"/>
    <w:rsid w:val="00DD41EB"/>
    <w:rsid w:val="00DD4C98"/>
    <w:rsid w:val="00DD63AA"/>
    <w:rsid w:val="00DD7A4D"/>
    <w:rsid w:val="00DE12DE"/>
    <w:rsid w:val="00DE1E60"/>
    <w:rsid w:val="00DF5804"/>
    <w:rsid w:val="00DF5B79"/>
    <w:rsid w:val="00DF7FAA"/>
    <w:rsid w:val="00E0086F"/>
    <w:rsid w:val="00E01FFF"/>
    <w:rsid w:val="00E0354B"/>
    <w:rsid w:val="00E037E7"/>
    <w:rsid w:val="00E06ED2"/>
    <w:rsid w:val="00E07D5B"/>
    <w:rsid w:val="00E07D71"/>
    <w:rsid w:val="00E11026"/>
    <w:rsid w:val="00E11162"/>
    <w:rsid w:val="00E113D5"/>
    <w:rsid w:val="00E132A3"/>
    <w:rsid w:val="00E140E4"/>
    <w:rsid w:val="00E15C2E"/>
    <w:rsid w:val="00E21CB8"/>
    <w:rsid w:val="00E24116"/>
    <w:rsid w:val="00E307EB"/>
    <w:rsid w:val="00E33911"/>
    <w:rsid w:val="00E36D99"/>
    <w:rsid w:val="00E40485"/>
    <w:rsid w:val="00E418F3"/>
    <w:rsid w:val="00E44CE3"/>
    <w:rsid w:val="00E54A16"/>
    <w:rsid w:val="00E55737"/>
    <w:rsid w:val="00E55DCA"/>
    <w:rsid w:val="00E611EE"/>
    <w:rsid w:val="00E621F2"/>
    <w:rsid w:val="00E638C9"/>
    <w:rsid w:val="00E67B67"/>
    <w:rsid w:val="00E80A6E"/>
    <w:rsid w:val="00E80D6A"/>
    <w:rsid w:val="00E876F5"/>
    <w:rsid w:val="00E87769"/>
    <w:rsid w:val="00E90B67"/>
    <w:rsid w:val="00E91B45"/>
    <w:rsid w:val="00E947CD"/>
    <w:rsid w:val="00E964F1"/>
    <w:rsid w:val="00E969B9"/>
    <w:rsid w:val="00E978D0"/>
    <w:rsid w:val="00EA4E1D"/>
    <w:rsid w:val="00EA644E"/>
    <w:rsid w:val="00EA74D2"/>
    <w:rsid w:val="00EB1769"/>
    <w:rsid w:val="00EB19F7"/>
    <w:rsid w:val="00EB365F"/>
    <w:rsid w:val="00EB69D8"/>
    <w:rsid w:val="00EB6B6E"/>
    <w:rsid w:val="00EB744B"/>
    <w:rsid w:val="00EB75F1"/>
    <w:rsid w:val="00EC06EC"/>
    <w:rsid w:val="00EC2FED"/>
    <w:rsid w:val="00EC3BF5"/>
    <w:rsid w:val="00EC3CE8"/>
    <w:rsid w:val="00EC3E3F"/>
    <w:rsid w:val="00EC6AD0"/>
    <w:rsid w:val="00ED0226"/>
    <w:rsid w:val="00ED1B1D"/>
    <w:rsid w:val="00ED22C4"/>
    <w:rsid w:val="00ED7B6D"/>
    <w:rsid w:val="00EE04DF"/>
    <w:rsid w:val="00EE05B9"/>
    <w:rsid w:val="00EE2660"/>
    <w:rsid w:val="00EE6B2E"/>
    <w:rsid w:val="00EE7849"/>
    <w:rsid w:val="00EE7935"/>
    <w:rsid w:val="00EF1969"/>
    <w:rsid w:val="00EF221D"/>
    <w:rsid w:val="00EF4F7F"/>
    <w:rsid w:val="00EF6121"/>
    <w:rsid w:val="00F00BC5"/>
    <w:rsid w:val="00F03446"/>
    <w:rsid w:val="00F039FF"/>
    <w:rsid w:val="00F06932"/>
    <w:rsid w:val="00F06B32"/>
    <w:rsid w:val="00F13CA3"/>
    <w:rsid w:val="00F14035"/>
    <w:rsid w:val="00F214CD"/>
    <w:rsid w:val="00F2669F"/>
    <w:rsid w:val="00F26BDE"/>
    <w:rsid w:val="00F349FC"/>
    <w:rsid w:val="00F34FDF"/>
    <w:rsid w:val="00F3526E"/>
    <w:rsid w:val="00F40165"/>
    <w:rsid w:val="00F42931"/>
    <w:rsid w:val="00F44B82"/>
    <w:rsid w:val="00F453B9"/>
    <w:rsid w:val="00F501AD"/>
    <w:rsid w:val="00F548E6"/>
    <w:rsid w:val="00F619AD"/>
    <w:rsid w:val="00F63F6B"/>
    <w:rsid w:val="00F645C1"/>
    <w:rsid w:val="00F655B6"/>
    <w:rsid w:val="00F70D8C"/>
    <w:rsid w:val="00F7101B"/>
    <w:rsid w:val="00F75DF6"/>
    <w:rsid w:val="00F77127"/>
    <w:rsid w:val="00F813F8"/>
    <w:rsid w:val="00F85296"/>
    <w:rsid w:val="00F865FB"/>
    <w:rsid w:val="00F97007"/>
    <w:rsid w:val="00FA20CE"/>
    <w:rsid w:val="00FA254F"/>
    <w:rsid w:val="00FA45D6"/>
    <w:rsid w:val="00FB5233"/>
    <w:rsid w:val="00FC38BE"/>
    <w:rsid w:val="00FC43A7"/>
    <w:rsid w:val="00FC4724"/>
    <w:rsid w:val="00FC4B2E"/>
    <w:rsid w:val="00FD0662"/>
    <w:rsid w:val="00FD1334"/>
    <w:rsid w:val="00FD237B"/>
    <w:rsid w:val="00FD7CF1"/>
    <w:rsid w:val="00FE30FB"/>
    <w:rsid w:val="00FE4284"/>
    <w:rsid w:val="00FE65D7"/>
    <w:rsid w:val="00FF1472"/>
    <w:rsid w:val="00FF1BDA"/>
    <w:rsid w:val="00FF2AB5"/>
    <w:rsid w:val="00FF6FB5"/>
    <w:rsid w:val="00FF741A"/>
    <w:rsid w:val="3242D2CC"/>
    <w:rsid w:val="4A08DF96"/>
    <w:rsid w:val="5E1005FC"/>
    <w:rsid w:val="6F54AF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8EB2C9D"/>
  <w14:defaultImageDpi w14:val="300"/>
  <w15:docId w15:val="{27B9C95C-0C6A-C04B-9CDF-4753F4530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2387"/>
  </w:style>
  <w:style w:type="paragraph" w:styleId="Heading1">
    <w:name w:val="heading 1"/>
    <w:basedOn w:val="Normal"/>
    <w:next w:val="Normal"/>
    <w:link w:val="Heading1Char"/>
    <w:uiPriority w:val="9"/>
    <w:qFormat/>
    <w:rsid w:val="00AC2387"/>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AC2387"/>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AC2387"/>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AC2387"/>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AC2387"/>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AC2387"/>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AC2387"/>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AC2387"/>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AC2387"/>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ectionStart">
    <w:name w:val="Normal Section Start"/>
    <w:basedOn w:val="Normal"/>
    <w:next w:val="Normal"/>
    <w:rsid w:val="000A2C97"/>
    <w:pPr>
      <w:ind w:firstLine="0"/>
    </w:pPr>
    <w:rPr>
      <w:rFonts w:eastAsia="Times New Roman"/>
    </w:rPr>
  </w:style>
  <w:style w:type="paragraph" w:customStyle="1" w:styleId="ntranscript">
    <w:name w:val="ntranscript"/>
    <w:basedOn w:val="Normal"/>
    <w:pPr>
      <w:tabs>
        <w:tab w:val="left" w:pos="360"/>
      </w:tabs>
      <w:ind w:left="1440" w:hanging="1440"/>
    </w:pPr>
    <w:rPr>
      <w:rFonts w:ascii="Palatino" w:hAnsi="Palatino"/>
    </w:rPr>
  </w:style>
  <w:style w:type="paragraph" w:styleId="FootnoteText">
    <w:name w:val="footnote text"/>
    <w:basedOn w:val="Normal"/>
    <w:link w:val="FootnoteTextChar"/>
    <w:semiHidden/>
    <w:rPr>
      <w:sz w:val="18"/>
    </w:rPr>
  </w:style>
  <w:style w:type="character" w:styleId="FootnoteReference">
    <w:name w:val="footnote reference"/>
    <w:semiHidden/>
    <w:rPr>
      <w:vertAlign w:val="superscript"/>
    </w:rPr>
  </w:style>
  <w:style w:type="paragraph" w:customStyle="1" w:styleId="Figure">
    <w:name w:val="Figure"/>
    <w:basedOn w:val="NormalSectionStart"/>
    <w:rsid w:val="00564D1E"/>
    <w:pPr>
      <w:ind w:firstLine="187"/>
      <w:jc w:val="center"/>
    </w:pPr>
  </w:style>
  <w:style w:type="paragraph" w:customStyle="1" w:styleId="NormalHeading3">
    <w:name w:val="Normal Heading 3"/>
    <w:basedOn w:val="NormalSectionStart"/>
    <w:next w:val="Normal"/>
    <w:rsid w:val="00564D1E"/>
    <w:pPr>
      <w:spacing w:before="240"/>
    </w:pPr>
  </w:style>
  <w:style w:type="paragraph" w:customStyle="1" w:styleId="TableContent">
    <w:name w:val="Table Content"/>
    <w:basedOn w:val="NormalSectionStart"/>
    <w:rsid w:val="00564D1E"/>
  </w:style>
  <w:style w:type="paragraph" w:customStyle="1" w:styleId="Reference">
    <w:name w:val="Reference"/>
    <w:basedOn w:val="Normal"/>
    <w:rsid w:val="00564D1E"/>
    <w:pPr>
      <w:ind w:left="181" w:hanging="181"/>
    </w:pPr>
    <w:rPr>
      <w:rFonts w:eastAsia="Times New Roman"/>
    </w:rPr>
  </w:style>
  <w:style w:type="paragraph" w:styleId="DocumentMap">
    <w:name w:val="Document Map"/>
    <w:basedOn w:val="Normal"/>
    <w:link w:val="DocumentMapChar"/>
    <w:semiHidden/>
    <w:pPr>
      <w:shd w:val="clear" w:color="auto" w:fill="000080"/>
    </w:pPr>
    <w:rPr>
      <w:rFonts w:ascii="Tahoma" w:hAnsi="Tahoma"/>
    </w:rPr>
  </w:style>
  <w:style w:type="character" w:styleId="Hyperlink">
    <w:name w:val="Hyperlink"/>
    <w:rPr>
      <w:color w:val="0000FF"/>
      <w:u w:val="single"/>
    </w:rPr>
  </w:style>
  <w:style w:type="paragraph" w:customStyle="1" w:styleId="Abstracttext">
    <w:name w:val="Abstract text"/>
    <w:basedOn w:val="NormalSectionStart"/>
    <w:rsid w:val="00BB4949"/>
    <w:pPr>
      <w:spacing w:line="200" w:lineRule="exact"/>
      <w:ind w:left="181" w:right="181"/>
    </w:pPr>
    <w:rPr>
      <w:sz w:val="18"/>
    </w:rPr>
  </w:style>
  <w:style w:type="paragraph" w:customStyle="1" w:styleId="Abstractheading">
    <w:name w:val="Abstract heading"/>
    <w:basedOn w:val="Heading1"/>
    <w:next w:val="Abstracttext"/>
    <w:pPr>
      <w:spacing w:before="0" w:after="200"/>
    </w:pPr>
    <w:rPr>
      <w:sz w:val="20"/>
    </w:rPr>
  </w:style>
  <w:style w:type="paragraph" w:customStyle="1" w:styleId="Authorname">
    <w:name w:val="Author name"/>
    <w:basedOn w:val="NormalSectionStart"/>
    <w:next w:val="Affiliation"/>
    <w:pPr>
      <w:jc w:val="center"/>
      <w:outlineLvl w:val="0"/>
    </w:pPr>
    <w:rPr>
      <w:b/>
    </w:rPr>
  </w:style>
  <w:style w:type="paragraph" w:customStyle="1" w:styleId="Affiliation">
    <w:name w:val="Affiliation"/>
    <w:basedOn w:val="NormalSectionStart"/>
    <w:pPr>
      <w:jc w:val="center"/>
      <w:outlineLvl w:val="0"/>
    </w:pPr>
  </w:style>
  <w:style w:type="paragraph" w:styleId="Title">
    <w:name w:val="Title"/>
    <w:basedOn w:val="Normal"/>
    <w:next w:val="Normal"/>
    <w:link w:val="TitleChar"/>
    <w:uiPriority w:val="10"/>
    <w:qFormat/>
    <w:rsid w:val="00AC2387"/>
    <w:pPr>
      <w:spacing w:line="240" w:lineRule="auto"/>
      <w:ind w:firstLine="0"/>
    </w:pPr>
    <w:rPr>
      <w:rFonts w:asciiTheme="majorHAnsi" w:eastAsiaTheme="majorEastAsia" w:hAnsiTheme="majorHAnsi" w:cstheme="majorBidi"/>
      <w:b/>
      <w:bCs/>
      <w:i/>
      <w:iCs/>
      <w:spacing w:val="10"/>
      <w:sz w:val="60"/>
      <w:szCs w:val="60"/>
    </w:rPr>
  </w:style>
  <w:style w:type="paragraph" w:styleId="Caption">
    <w:name w:val="caption"/>
    <w:basedOn w:val="Normal"/>
    <w:next w:val="Normal"/>
    <w:uiPriority w:val="35"/>
    <w:unhideWhenUsed/>
    <w:qFormat/>
    <w:rsid w:val="00AC2387"/>
    <w:rPr>
      <w:b/>
      <w:bCs/>
      <w:sz w:val="18"/>
      <w:szCs w:val="18"/>
    </w:rPr>
  </w:style>
  <w:style w:type="paragraph" w:styleId="BalloonText">
    <w:name w:val="Balloon Text"/>
    <w:basedOn w:val="Normal"/>
    <w:link w:val="BalloonTextChar"/>
    <w:uiPriority w:val="99"/>
    <w:semiHidden/>
    <w:unhideWhenUsed/>
    <w:rsid w:val="00E24116"/>
    <w:rPr>
      <w:sz w:val="18"/>
      <w:szCs w:val="18"/>
    </w:rPr>
  </w:style>
  <w:style w:type="character" w:customStyle="1" w:styleId="BalloonTextChar">
    <w:name w:val="Balloon Text Char"/>
    <w:basedOn w:val="DefaultParagraphFont"/>
    <w:link w:val="BalloonText"/>
    <w:uiPriority w:val="99"/>
    <w:semiHidden/>
    <w:rsid w:val="00E24116"/>
    <w:rPr>
      <w:rFonts w:ascii="Times New Roman" w:hAnsi="Times New Roman"/>
      <w:sz w:val="18"/>
      <w:szCs w:val="18"/>
    </w:rPr>
  </w:style>
  <w:style w:type="paragraph" w:styleId="Revision">
    <w:name w:val="Revision"/>
    <w:hidden/>
    <w:uiPriority w:val="71"/>
    <w:rsid w:val="00B2576B"/>
    <w:rPr>
      <w:rFonts w:ascii="Times New Roman" w:hAnsi="Times New Roman"/>
    </w:rPr>
  </w:style>
  <w:style w:type="character" w:styleId="CommentReference">
    <w:name w:val="annotation reference"/>
    <w:basedOn w:val="DefaultParagraphFont"/>
    <w:uiPriority w:val="99"/>
    <w:semiHidden/>
    <w:unhideWhenUsed/>
    <w:rsid w:val="007535A5"/>
    <w:rPr>
      <w:sz w:val="16"/>
      <w:szCs w:val="16"/>
    </w:rPr>
  </w:style>
  <w:style w:type="paragraph" w:styleId="CommentText">
    <w:name w:val="annotation text"/>
    <w:basedOn w:val="Normal"/>
    <w:link w:val="CommentTextChar"/>
    <w:uiPriority w:val="99"/>
    <w:unhideWhenUsed/>
    <w:rsid w:val="006A221F"/>
    <w:pPr>
      <w:ind w:firstLine="0"/>
    </w:pPr>
    <w:rPr>
      <w:rFonts w:eastAsiaTheme="minorHAnsi"/>
    </w:rPr>
  </w:style>
  <w:style w:type="character" w:customStyle="1" w:styleId="CommentTextChar">
    <w:name w:val="Comment Text Char"/>
    <w:basedOn w:val="DefaultParagraphFont"/>
    <w:link w:val="CommentText"/>
    <w:uiPriority w:val="99"/>
    <w:rsid w:val="006A221F"/>
    <w:rPr>
      <w:rFonts w:asciiTheme="minorHAnsi" w:eastAsiaTheme="minorHAnsi" w:hAnsiTheme="minorHAnsi" w:cstheme="minorBidi"/>
    </w:rPr>
  </w:style>
  <w:style w:type="paragraph" w:styleId="HTMLPreformatted">
    <w:name w:val="HTML Preformatted"/>
    <w:basedOn w:val="Normal"/>
    <w:link w:val="HTMLPreformattedChar"/>
    <w:uiPriority w:val="99"/>
    <w:unhideWhenUsed/>
    <w:rsid w:val="0075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lang w:val="de-DE"/>
    </w:rPr>
  </w:style>
  <w:style w:type="character" w:customStyle="1" w:styleId="HTMLPreformattedChar">
    <w:name w:val="HTML Preformatted Char"/>
    <w:basedOn w:val="DefaultParagraphFont"/>
    <w:link w:val="HTMLPreformatted"/>
    <w:uiPriority w:val="99"/>
    <w:rsid w:val="007535A5"/>
    <w:rPr>
      <w:rFonts w:ascii="Courier New" w:eastAsia="Times New Roman" w:hAnsi="Courier New" w:cs="Courier New"/>
      <w:lang w:val="de-DE"/>
    </w:rPr>
  </w:style>
  <w:style w:type="character" w:customStyle="1" w:styleId="TitleChar">
    <w:name w:val="Title Char"/>
    <w:basedOn w:val="DefaultParagraphFont"/>
    <w:link w:val="Title"/>
    <w:uiPriority w:val="10"/>
    <w:rsid w:val="00AC2387"/>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AC2387"/>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AC2387"/>
    <w:rPr>
      <w:i/>
      <w:iCs/>
      <w:color w:val="808080" w:themeColor="text1" w:themeTint="7F"/>
      <w:spacing w:val="10"/>
      <w:sz w:val="24"/>
      <w:szCs w:val="24"/>
    </w:rPr>
  </w:style>
  <w:style w:type="table" w:styleId="TableGrid">
    <w:name w:val="Table Grid"/>
    <w:basedOn w:val="TableNormal"/>
    <w:uiPriority w:val="39"/>
    <w:rsid w:val="007535A5"/>
    <w:rPr>
      <w:rFonts w:eastAsiaTheme="minorHAnsi"/>
      <w:sz w:val="24"/>
      <w:szCs w:val="24"/>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411B3C"/>
    <w:pPr>
      <w:ind w:firstLine="181"/>
      <w:jc w:val="both"/>
    </w:pPr>
    <w:rPr>
      <w:rFonts w:ascii="Times New Roman" w:eastAsia="Times" w:hAnsi="Times New Roman" w:cs="Times New Roman"/>
      <w:b/>
      <w:bCs/>
    </w:rPr>
  </w:style>
  <w:style w:type="character" w:customStyle="1" w:styleId="CommentSubjectChar">
    <w:name w:val="Comment Subject Char"/>
    <w:basedOn w:val="CommentTextChar"/>
    <w:link w:val="CommentSubject"/>
    <w:uiPriority w:val="99"/>
    <w:semiHidden/>
    <w:rsid w:val="00411B3C"/>
    <w:rPr>
      <w:rFonts w:ascii="Times New Roman" w:eastAsiaTheme="minorHAnsi" w:hAnsi="Times New Roman" w:cstheme="minorBidi"/>
      <w:b/>
      <w:bCs/>
      <w:lang w:val="de-DE"/>
    </w:rPr>
  </w:style>
  <w:style w:type="character" w:styleId="PlaceholderText">
    <w:name w:val="Placeholder Text"/>
    <w:basedOn w:val="DefaultParagraphFont"/>
    <w:uiPriority w:val="99"/>
    <w:semiHidden/>
    <w:rsid w:val="00414C8A"/>
    <w:rPr>
      <w:color w:val="808080"/>
    </w:rPr>
  </w:style>
  <w:style w:type="paragraph" w:customStyle="1" w:styleId="Rahmeninhalt">
    <w:name w:val="Rahmeninhalt"/>
    <w:basedOn w:val="Normal"/>
    <w:rsid w:val="006427E9"/>
  </w:style>
  <w:style w:type="paragraph" w:styleId="ListParagraph">
    <w:name w:val="List Paragraph"/>
    <w:basedOn w:val="Normal"/>
    <w:uiPriority w:val="34"/>
    <w:qFormat/>
    <w:rsid w:val="00AC2387"/>
    <w:pPr>
      <w:ind w:left="720"/>
      <w:contextualSpacing/>
    </w:pPr>
  </w:style>
  <w:style w:type="character" w:styleId="UnresolvedMention">
    <w:name w:val="Unresolved Mention"/>
    <w:basedOn w:val="DefaultParagraphFont"/>
    <w:uiPriority w:val="99"/>
    <w:semiHidden/>
    <w:unhideWhenUsed/>
    <w:rsid w:val="00674CF8"/>
    <w:rPr>
      <w:color w:val="605E5C"/>
      <w:shd w:val="clear" w:color="auto" w:fill="E1DFDD"/>
    </w:rPr>
  </w:style>
  <w:style w:type="character" w:styleId="FollowedHyperlink">
    <w:name w:val="FollowedHyperlink"/>
    <w:basedOn w:val="DefaultParagraphFont"/>
    <w:uiPriority w:val="99"/>
    <w:semiHidden/>
    <w:unhideWhenUsed/>
    <w:rsid w:val="004A51D8"/>
    <w:rPr>
      <w:color w:val="954F72" w:themeColor="followedHyperlink"/>
      <w:u w:val="single"/>
    </w:rPr>
  </w:style>
  <w:style w:type="paragraph" w:styleId="Header">
    <w:name w:val="header"/>
    <w:basedOn w:val="Normal"/>
    <w:link w:val="HeaderChar"/>
    <w:uiPriority w:val="99"/>
    <w:unhideWhenUsed/>
    <w:rsid w:val="00AC5516"/>
    <w:pPr>
      <w:tabs>
        <w:tab w:val="center" w:pos="4703"/>
        <w:tab w:val="right" w:pos="9406"/>
      </w:tabs>
    </w:pPr>
  </w:style>
  <w:style w:type="character" w:customStyle="1" w:styleId="HeaderChar">
    <w:name w:val="Header Char"/>
    <w:basedOn w:val="DefaultParagraphFont"/>
    <w:link w:val="Header"/>
    <w:uiPriority w:val="99"/>
    <w:rsid w:val="00AC5516"/>
    <w:rPr>
      <w:rFonts w:ascii="Times New Roman" w:hAnsi="Times New Roman"/>
    </w:rPr>
  </w:style>
  <w:style w:type="paragraph" w:styleId="Footer">
    <w:name w:val="footer"/>
    <w:basedOn w:val="Normal"/>
    <w:link w:val="FooterChar"/>
    <w:uiPriority w:val="99"/>
    <w:unhideWhenUsed/>
    <w:rsid w:val="00AC5516"/>
    <w:pPr>
      <w:tabs>
        <w:tab w:val="center" w:pos="4703"/>
        <w:tab w:val="right" w:pos="9406"/>
      </w:tabs>
    </w:pPr>
  </w:style>
  <w:style w:type="character" w:customStyle="1" w:styleId="FooterChar">
    <w:name w:val="Footer Char"/>
    <w:basedOn w:val="DefaultParagraphFont"/>
    <w:link w:val="Footer"/>
    <w:uiPriority w:val="99"/>
    <w:rsid w:val="00AC5516"/>
    <w:rPr>
      <w:rFonts w:ascii="Times New Roman" w:hAnsi="Times New Roman"/>
    </w:rPr>
  </w:style>
  <w:style w:type="character" w:customStyle="1" w:styleId="tlid-translation">
    <w:name w:val="tlid-translation"/>
    <w:basedOn w:val="DefaultParagraphFont"/>
    <w:rsid w:val="009D41D8"/>
  </w:style>
  <w:style w:type="character" w:customStyle="1" w:styleId="Heading1Char">
    <w:name w:val="Heading 1 Char"/>
    <w:basedOn w:val="DefaultParagraphFont"/>
    <w:link w:val="Heading1"/>
    <w:uiPriority w:val="9"/>
    <w:rsid w:val="00AC2387"/>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AC238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AC2387"/>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AC2387"/>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AC2387"/>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AC238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AC2387"/>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AC2387"/>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AC2387"/>
    <w:rPr>
      <w:rFonts w:asciiTheme="majorHAnsi" w:eastAsiaTheme="majorEastAsia" w:hAnsiTheme="majorHAnsi" w:cstheme="majorBidi"/>
      <w:i/>
      <w:iCs/>
      <w:sz w:val="18"/>
      <w:szCs w:val="18"/>
    </w:rPr>
  </w:style>
  <w:style w:type="character" w:styleId="Strong">
    <w:name w:val="Strong"/>
    <w:basedOn w:val="DefaultParagraphFont"/>
    <w:uiPriority w:val="22"/>
    <w:qFormat/>
    <w:rsid w:val="00AC2387"/>
    <w:rPr>
      <w:b/>
      <w:bCs/>
      <w:spacing w:val="0"/>
    </w:rPr>
  </w:style>
  <w:style w:type="character" w:styleId="Emphasis">
    <w:name w:val="Emphasis"/>
    <w:uiPriority w:val="20"/>
    <w:qFormat/>
    <w:rsid w:val="00AC2387"/>
    <w:rPr>
      <w:b/>
      <w:bCs/>
      <w:i/>
      <w:iCs/>
      <w:color w:val="auto"/>
    </w:rPr>
  </w:style>
  <w:style w:type="paragraph" w:styleId="NoSpacing">
    <w:name w:val="No Spacing"/>
    <w:basedOn w:val="Normal"/>
    <w:link w:val="NoSpacingChar"/>
    <w:uiPriority w:val="1"/>
    <w:qFormat/>
    <w:rsid w:val="00AC2387"/>
    <w:pPr>
      <w:spacing w:after="0" w:line="240" w:lineRule="auto"/>
      <w:ind w:firstLine="0"/>
    </w:pPr>
  </w:style>
  <w:style w:type="paragraph" w:styleId="Quote">
    <w:name w:val="Quote"/>
    <w:basedOn w:val="Normal"/>
    <w:next w:val="Normal"/>
    <w:link w:val="QuoteChar"/>
    <w:uiPriority w:val="29"/>
    <w:qFormat/>
    <w:rsid w:val="00AC2387"/>
    <w:rPr>
      <w:color w:val="5A5A5A" w:themeColor="text1" w:themeTint="A5"/>
    </w:rPr>
  </w:style>
  <w:style w:type="character" w:customStyle="1" w:styleId="QuoteChar">
    <w:name w:val="Quote Char"/>
    <w:basedOn w:val="DefaultParagraphFont"/>
    <w:link w:val="Quote"/>
    <w:uiPriority w:val="29"/>
    <w:rsid w:val="00AC2387"/>
    <w:rPr>
      <w:color w:val="5A5A5A" w:themeColor="text1" w:themeTint="A5"/>
    </w:rPr>
  </w:style>
  <w:style w:type="paragraph" w:styleId="IntenseQuote">
    <w:name w:val="Intense Quote"/>
    <w:basedOn w:val="Normal"/>
    <w:next w:val="Normal"/>
    <w:link w:val="IntenseQuoteChar"/>
    <w:uiPriority w:val="30"/>
    <w:qFormat/>
    <w:rsid w:val="00AC2387"/>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AC2387"/>
    <w:rPr>
      <w:rFonts w:asciiTheme="majorHAnsi" w:eastAsiaTheme="majorEastAsia" w:hAnsiTheme="majorHAnsi" w:cstheme="majorBidi"/>
      <w:i/>
      <w:iCs/>
      <w:sz w:val="20"/>
      <w:szCs w:val="20"/>
    </w:rPr>
  </w:style>
  <w:style w:type="character" w:styleId="SubtleEmphasis">
    <w:name w:val="Subtle Emphasis"/>
    <w:uiPriority w:val="19"/>
    <w:qFormat/>
    <w:rsid w:val="00AC2387"/>
    <w:rPr>
      <w:i/>
      <w:iCs/>
      <w:color w:val="5A5A5A" w:themeColor="text1" w:themeTint="A5"/>
    </w:rPr>
  </w:style>
  <w:style w:type="character" w:styleId="IntenseEmphasis">
    <w:name w:val="Intense Emphasis"/>
    <w:uiPriority w:val="21"/>
    <w:qFormat/>
    <w:rsid w:val="00AC2387"/>
    <w:rPr>
      <w:b/>
      <w:bCs/>
      <w:i/>
      <w:iCs/>
      <w:color w:val="auto"/>
      <w:u w:val="single"/>
    </w:rPr>
  </w:style>
  <w:style w:type="character" w:styleId="SubtleReference">
    <w:name w:val="Subtle Reference"/>
    <w:uiPriority w:val="31"/>
    <w:qFormat/>
    <w:rsid w:val="00AC2387"/>
    <w:rPr>
      <w:smallCaps/>
    </w:rPr>
  </w:style>
  <w:style w:type="character" w:styleId="IntenseReference">
    <w:name w:val="Intense Reference"/>
    <w:uiPriority w:val="32"/>
    <w:qFormat/>
    <w:rsid w:val="00AC2387"/>
    <w:rPr>
      <w:b/>
      <w:bCs/>
      <w:smallCaps/>
      <w:color w:val="auto"/>
    </w:rPr>
  </w:style>
  <w:style w:type="character" w:styleId="BookTitle">
    <w:name w:val="Book Title"/>
    <w:uiPriority w:val="33"/>
    <w:qFormat/>
    <w:rsid w:val="00AC2387"/>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AC2387"/>
    <w:pPr>
      <w:outlineLvl w:val="9"/>
    </w:pPr>
  </w:style>
  <w:style w:type="character" w:customStyle="1" w:styleId="NoSpacingChar">
    <w:name w:val="No Spacing Char"/>
    <w:basedOn w:val="DefaultParagraphFont"/>
    <w:link w:val="NoSpacing"/>
    <w:uiPriority w:val="1"/>
    <w:rsid w:val="00AC2387"/>
  </w:style>
  <w:style w:type="paragraph" w:customStyle="1" w:styleId="PersonalName">
    <w:name w:val="Personal Name"/>
    <w:basedOn w:val="Title"/>
    <w:rsid w:val="00AC2387"/>
    <w:rPr>
      <w:b w:val="0"/>
      <w:caps/>
      <w:color w:val="000000"/>
      <w:sz w:val="28"/>
      <w:szCs w:val="28"/>
    </w:rPr>
  </w:style>
  <w:style w:type="character" w:styleId="PageNumber">
    <w:name w:val="page number"/>
    <w:basedOn w:val="DefaultParagraphFont"/>
    <w:uiPriority w:val="99"/>
    <w:semiHidden/>
    <w:unhideWhenUsed/>
    <w:rsid w:val="00285484"/>
  </w:style>
  <w:style w:type="character" w:customStyle="1" w:styleId="FootnoteTextChar">
    <w:name w:val="Footnote Text Char"/>
    <w:basedOn w:val="DefaultParagraphFont"/>
    <w:link w:val="FootnoteText"/>
    <w:semiHidden/>
    <w:rsid w:val="00E21CB8"/>
    <w:rPr>
      <w:sz w:val="18"/>
    </w:rPr>
  </w:style>
  <w:style w:type="character" w:customStyle="1" w:styleId="DocumentMapChar">
    <w:name w:val="Document Map Char"/>
    <w:basedOn w:val="DefaultParagraphFont"/>
    <w:link w:val="DocumentMap"/>
    <w:semiHidden/>
    <w:rsid w:val="00E21CB8"/>
    <w:rPr>
      <w:rFonts w:ascii="Tahoma" w:hAnsi="Tahoma"/>
      <w:shd w:val="clear" w:color="auto" w:fill="0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3420">
      <w:bodyDiv w:val="1"/>
      <w:marLeft w:val="0"/>
      <w:marRight w:val="0"/>
      <w:marTop w:val="0"/>
      <w:marBottom w:val="0"/>
      <w:divBdr>
        <w:top w:val="none" w:sz="0" w:space="0" w:color="auto"/>
        <w:left w:val="none" w:sz="0" w:space="0" w:color="auto"/>
        <w:bottom w:val="none" w:sz="0" w:space="0" w:color="auto"/>
        <w:right w:val="none" w:sz="0" w:space="0" w:color="auto"/>
      </w:divBdr>
    </w:div>
    <w:div w:id="154615913">
      <w:bodyDiv w:val="1"/>
      <w:marLeft w:val="0"/>
      <w:marRight w:val="0"/>
      <w:marTop w:val="0"/>
      <w:marBottom w:val="0"/>
      <w:divBdr>
        <w:top w:val="none" w:sz="0" w:space="0" w:color="auto"/>
        <w:left w:val="none" w:sz="0" w:space="0" w:color="auto"/>
        <w:bottom w:val="none" w:sz="0" w:space="0" w:color="auto"/>
        <w:right w:val="none" w:sz="0" w:space="0" w:color="auto"/>
      </w:divBdr>
    </w:div>
    <w:div w:id="224265296">
      <w:bodyDiv w:val="1"/>
      <w:marLeft w:val="0"/>
      <w:marRight w:val="0"/>
      <w:marTop w:val="0"/>
      <w:marBottom w:val="0"/>
      <w:divBdr>
        <w:top w:val="none" w:sz="0" w:space="0" w:color="auto"/>
        <w:left w:val="none" w:sz="0" w:space="0" w:color="auto"/>
        <w:bottom w:val="none" w:sz="0" w:space="0" w:color="auto"/>
        <w:right w:val="none" w:sz="0" w:space="0" w:color="auto"/>
      </w:divBdr>
    </w:div>
    <w:div w:id="266078908">
      <w:bodyDiv w:val="1"/>
      <w:marLeft w:val="0"/>
      <w:marRight w:val="0"/>
      <w:marTop w:val="0"/>
      <w:marBottom w:val="0"/>
      <w:divBdr>
        <w:top w:val="none" w:sz="0" w:space="0" w:color="auto"/>
        <w:left w:val="none" w:sz="0" w:space="0" w:color="auto"/>
        <w:bottom w:val="none" w:sz="0" w:space="0" w:color="auto"/>
        <w:right w:val="none" w:sz="0" w:space="0" w:color="auto"/>
      </w:divBdr>
    </w:div>
    <w:div w:id="297416321">
      <w:bodyDiv w:val="1"/>
      <w:marLeft w:val="0"/>
      <w:marRight w:val="0"/>
      <w:marTop w:val="0"/>
      <w:marBottom w:val="0"/>
      <w:divBdr>
        <w:top w:val="none" w:sz="0" w:space="0" w:color="auto"/>
        <w:left w:val="none" w:sz="0" w:space="0" w:color="auto"/>
        <w:bottom w:val="none" w:sz="0" w:space="0" w:color="auto"/>
        <w:right w:val="none" w:sz="0" w:space="0" w:color="auto"/>
      </w:divBdr>
    </w:div>
    <w:div w:id="309528528">
      <w:bodyDiv w:val="1"/>
      <w:marLeft w:val="0"/>
      <w:marRight w:val="0"/>
      <w:marTop w:val="0"/>
      <w:marBottom w:val="0"/>
      <w:divBdr>
        <w:top w:val="none" w:sz="0" w:space="0" w:color="auto"/>
        <w:left w:val="none" w:sz="0" w:space="0" w:color="auto"/>
        <w:bottom w:val="none" w:sz="0" w:space="0" w:color="auto"/>
        <w:right w:val="none" w:sz="0" w:space="0" w:color="auto"/>
      </w:divBdr>
    </w:div>
    <w:div w:id="418330154">
      <w:bodyDiv w:val="1"/>
      <w:marLeft w:val="0"/>
      <w:marRight w:val="0"/>
      <w:marTop w:val="0"/>
      <w:marBottom w:val="0"/>
      <w:divBdr>
        <w:top w:val="none" w:sz="0" w:space="0" w:color="auto"/>
        <w:left w:val="none" w:sz="0" w:space="0" w:color="auto"/>
        <w:bottom w:val="none" w:sz="0" w:space="0" w:color="auto"/>
        <w:right w:val="none" w:sz="0" w:space="0" w:color="auto"/>
      </w:divBdr>
    </w:div>
    <w:div w:id="430586815">
      <w:bodyDiv w:val="1"/>
      <w:marLeft w:val="0"/>
      <w:marRight w:val="0"/>
      <w:marTop w:val="0"/>
      <w:marBottom w:val="0"/>
      <w:divBdr>
        <w:top w:val="none" w:sz="0" w:space="0" w:color="auto"/>
        <w:left w:val="none" w:sz="0" w:space="0" w:color="auto"/>
        <w:bottom w:val="none" w:sz="0" w:space="0" w:color="auto"/>
        <w:right w:val="none" w:sz="0" w:space="0" w:color="auto"/>
      </w:divBdr>
    </w:div>
    <w:div w:id="497844200">
      <w:bodyDiv w:val="1"/>
      <w:marLeft w:val="0"/>
      <w:marRight w:val="0"/>
      <w:marTop w:val="0"/>
      <w:marBottom w:val="0"/>
      <w:divBdr>
        <w:top w:val="none" w:sz="0" w:space="0" w:color="auto"/>
        <w:left w:val="none" w:sz="0" w:space="0" w:color="auto"/>
        <w:bottom w:val="none" w:sz="0" w:space="0" w:color="auto"/>
        <w:right w:val="none" w:sz="0" w:space="0" w:color="auto"/>
      </w:divBdr>
    </w:div>
    <w:div w:id="531383958">
      <w:bodyDiv w:val="1"/>
      <w:marLeft w:val="0"/>
      <w:marRight w:val="0"/>
      <w:marTop w:val="0"/>
      <w:marBottom w:val="0"/>
      <w:divBdr>
        <w:top w:val="none" w:sz="0" w:space="0" w:color="auto"/>
        <w:left w:val="none" w:sz="0" w:space="0" w:color="auto"/>
        <w:bottom w:val="none" w:sz="0" w:space="0" w:color="auto"/>
        <w:right w:val="none" w:sz="0" w:space="0" w:color="auto"/>
      </w:divBdr>
    </w:div>
    <w:div w:id="563030829">
      <w:bodyDiv w:val="1"/>
      <w:marLeft w:val="0"/>
      <w:marRight w:val="0"/>
      <w:marTop w:val="0"/>
      <w:marBottom w:val="0"/>
      <w:divBdr>
        <w:top w:val="none" w:sz="0" w:space="0" w:color="auto"/>
        <w:left w:val="none" w:sz="0" w:space="0" w:color="auto"/>
        <w:bottom w:val="none" w:sz="0" w:space="0" w:color="auto"/>
        <w:right w:val="none" w:sz="0" w:space="0" w:color="auto"/>
      </w:divBdr>
    </w:div>
    <w:div w:id="585266925">
      <w:bodyDiv w:val="1"/>
      <w:marLeft w:val="0"/>
      <w:marRight w:val="0"/>
      <w:marTop w:val="0"/>
      <w:marBottom w:val="0"/>
      <w:divBdr>
        <w:top w:val="none" w:sz="0" w:space="0" w:color="auto"/>
        <w:left w:val="none" w:sz="0" w:space="0" w:color="auto"/>
        <w:bottom w:val="none" w:sz="0" w:space="0" w:color="auto"/>
        <w:right w:val="none" w:sz="0" w:space="0" w:color="auto"/>
      </w:divBdr>
    </w:div>
    <w:div w:id="739332188">
      <w:bodyDiv w:val="1"/>
      <w:marLeft w:val="0"/>
      <w:marRight w:val="0"/>
      <w:marTop w:val="0"/>
      <w:marBottom w:val="0"/>
      <w:divBdr>
        <w:top w:val="none" w:sz="0" w:space="0" w:color="auto"/>
        <w:left w:val="none" w:sz="0" w:space="0" w:color="auto"/>
        <w:bottom w:val="none" w:sz="0" w:space="0" w:color="auto"/>
        <w:right w:val="none" w:sz="0" w:space="0" w:color="auto"/>
      </w:divBdr>
    </w:div>
    <w:div w:id="755785326">
      <w:bodyDiv w:val="1"/>
      <w:marLeft w:val="0"/>
      <w:marRight w:val="0"/>
      <w:marTop w:val="0"/>
      <w:marBottom w:val="0"/>
      <w:divBdr>
        <w:top w:val="none" w:sz="0" w:space="0" w:color="auto"/>
        <w:left w:val="none" w:sz="0" w:space="0" w:color="auto"/>
        <w:bottom w:val="none" w:sz="0" w:space="0" w:color="auto"/>
        <w:right w:val="none" w:sz="0" w:space="0" w:color="auto"/>
      </w:divBdr>
    </w:div>
    <w:div w:id="756094544">
      <w:bodyDiv w:val="1"/>
      <w:marLeft w:val="0"/>
      <w:marRight w:val="0"/>
      <w:marTop w:val="0"/>
      <w:marBottom w:val="0"/>
      <w:divBdr>
        <w:top w:val="none" w:sz="0" w:space="0" w:color="auto"/>
        <w:left w:val="none" w:sz="0" w:space="0" w:color="auto"/>
        <w:bottom w:val="none" w:sz="0" w:space="0" w:color="auto"/>
        <w:right w:val="none" w:sz="0" w:space="0" w:color="auto"/>
      </w:divBdr>
    </w:div>
    <w:div w:id="802578066">
      <w:bodyDiv w:val="1"/>
      <w:marLeft w:val="0"/>
      <w:marRight w:val="0"/>
      <w:marTop w:val="0"/>
      <w:marBottom w:val="0"/>
      <w:divBdr>
        <w:top w:val="none" w:sz="0" w:space="0" w:color="auto"/>
        <w:left w:val="none" w:sz="0" w:space="0" w:color="auto"/>
        <w:bottom w:val="none" w:sz="0" w:space="0" w:color="auto"/>
        <w:right w:val="none" w:sz="0" w:space="0" w:color="auto"/>
      </w:divBdr>
    </w:div>
    <w:div w:id="835342582">
      <w:bodyDiv w:val="1"/>
      <w:marLeft w:val="0"/>
      <w:marRight w:val="0"/>
      <w:marTop w:val="0"/>
      <w:marBottom w:val="0"/>
      <w:divBdr>
        <w:top w:val="none" w:sz="0" w:space="0" w:color="auto"/>
        <w:left w:val="none" w:sz="0" w:space="0" w:color="auto"/>
        <w:bottom w:val="none" w:sz="0" w:space="0" w:color="auto"/>
        <w:right w:val="none" w:sz="0" w:space="0" w:color="auto"/>
      </w:divBdr>
    </w:div>
    <w:div w:id="967668080">
      <w:bodyDiv w:val="1"/>
      <w:marLeft w:val="0"/>
      <w:marRight w:val="0"/>
      <w:marTop w:val="0"/>
      <w:marBottom w:val="0"/>
      <w:divBdr>
        <w:top w:val="none" w:sz="0" w:space="0" w:color="auto"/>
        <w:left w:val="none" w:sz="0" w:space="0" w:color="auto"/>
        <w:bottom w:val="none" w:sz="0" w:space="0" w:color="auto"/>
        <w:right w:val="none" w:sz="0" w:space="0" w:color="auto"/>
      </w:divBdr>
    </w:div>
    <w:div w:id="1020425821">
      <w:bodyDiv w:val="1"/>
      <w:marLeft w:val="0"/>
      <w:marRight w:val="0"/>
      <w:marTop w:val="0"/>
      <w:marBottom w:val="0"/>
      <w:divBdr>
        <w:top w:val="none" w:sz="0" w:space="0" w:color="auto"/>
        <w:left w:val="none" w:sz="0" w:space="0" w:color="auto"/>
        <w:bottom w:val="none" w:sz="0" w:space="0" w:color="auto"/>
        <w:right w:val="none" w:sz="0" w:space="0" w:color="auto"/>
      </w:divBdr>
    </w:div>
    <w:div w:id="1062673828">
      <w:bodyDiv w:val="1"/>
      <w:marLeft w:val="0"/>
      <w:marRight w:val="0"/>
      <w:marTop w:val="0"/>
      <w:marBottom w:val="0"/>
      <w:divBdr>
        <w:top w:val="none" w:sz="0" w:space="0" w:color="auto"/>
        <w:left w:val="none" w:sz="0" w:space="0" w:color="auto"/>
        <w:bottom w:val="none" w:sz="0" w:space="0" w:color="auto"/>
        <w:right w:val="none" w:sz="0" w:space="0" w:color="auto"/>
      </w:divBdr>
    </w:div>
    <w:div w:id="1063791089">
      <w:bodyDiv w:val="1"/>
      <w:marLeft w:val="0"/>
      <w:marRight w:val="0"/>
      <w:marTop w:val="0"/>
      <w:marBottom w:val="0"/>
      <w:divBdr>
        <w:top w:val="none" w:sz="0" w:space="0" w:color="auto"/>
        <w:left w:val="none" w:sz="0" w:space="0" w:color="auto"/>
        <w:bottom w:val="none" w:sz="0" w:space="0" w:color="auto"/>
        <w:right w:val="none" w:sz="0" w:space="0" w:color="auto"/>
      </w:divBdr>
    </w:div>
    <w:div w:id="1074354332">
      <w:bodyDiv w:val="1"/>
      <w:marLeft w:val="0"/>
      <w:marRight w:val="0"/>
      <w:marTop w:val="0"/>
      <w:marBottom w:val="0"/>
      <w:divBdr>
        <w:top w:val="none" w:sz="0" w:space="0" w:color="auto"/>
        <w:left w:val="none" w:sz="0" w:space="0" w:color="auto"/>
        <w:bottom w:val="none" w:sz="0" w:space="0" w:color="auto"/>
        <w:right w:val="none" w:sz="0" w:space="0" w:color="auto"/>
      </w:divBdr>
    </w:div>
    <w:div w:id="1098718416">
      <w:bodyDiv w:val="1"/>
      <w:marLeft w:val="0"/>
      <w:marRight w:val="0"/>
      <w:marTop w:val="0"/>
      <w:marBottom w:val="0"/>
      <w:divBdr>
        <w:top w:val="none" w:sz="0" w:space="0" w:color="auto"/>
        <w:left w:val="none" w:sz="0" w:space="0" w:color="auto"/>
        <w:bottom w:val="none" w:sz="0" w:space="0" w:color="auto"/>
        <w:right w:val="none" w:sz="0" w:space="0" w:color="auto"/>
      </w:divBdr>
    </w:div>
    <w:div w:id="1169249369">
      <w:bodyDiv w:val="1"/>
      <w:marLeft w:val="0"/>
      <w:marRight w:val="0"/>
      <w:marTop w:val="0"/>
      <w:marBottom w:val="0"/>
      <w:divBdr>
        <w:top w:val="none" w:sz="0" w:space="0" w:color="auto"/>
        <w:left w:val="none" w:sz="0" w:space="0" w:color="auto"/>
        <w:bottom w:val="none" w:sz="0" w:space="0" w:color="auto"/>
        <w:right w:val="none" w:sz="0" w:space="0" w:color="auto"/>
      </w:divBdr>
    </w:div>
    <w:div w:id="1240480498">
      <w:bodyDiv w:val="1"/>
      <w:marLeft w:val="0"/>
      <w:marRight w:val="0"/>
      <w:marTop w:val="0"/>
      <w:marBottom w:val="0"/>
      <w:divBdr>
        <w:top w:val="none" w:sz="0" w:space="0" w:color="auto"/>
        <w:left w:val="none" w:sz="0" w:space="0" w:color="auto"/>
        <w:bottom w:val="none" w:sz="0" w:space="0" w:color="auto"/>
        <w:right w:val="none" w:sz="0" w:space="0" w:color="auto"/>
      </w:divBdr>
    </w:div>
    <w:div w:id="1367872022">
      <w:bodyDiv w:val="1"/>
      <w:marLeft w:val="0"/>
      <w:marRight w:val="0"/>
      <w:marTop w:val="0"/>
      <w:marBottom w:val="0"/>
      <w:divBdr>
        <w:top w:val="none" w:sz="0" w:space="0" w:color="auto"/>
        <w:left w:val="none" w:sz="0" w:space="0" w:color="auto"/>
        <w:bottom w:val="none" w:sz="0" w:space="0" w:color="auto"/>
        <w:right w:val="none" w:sz="0" w:space="0" w:color="auto"/>
      </w:divBdr>
    </w:div>
    <w:div w:id="1437750221">
      <w:bodyDiv w:val="1"/>
      <w:marLeft w:val="0"/>
      <w:marRight w:val="0"/>
      <w:marTop w:val="0"/>
      <w:marBottom w:val="0"/>
      <w:divBdr>
        <w:top w:val="none" w:sz="0" w:space="0" w:color="auto"/>
        <w:left w:val="none" w:sz="0" w:space="0" w:color="auto"/>
        <w:bottom w:val="none" w:sz="0" w:space="0" w:color="auto"/>
        <w:right w:val="none" w:sz="0" w:space="0" w:color="auto"/>
      </w:divBdr>
    </w:div>
    <w:div w:id="1461728333">
      <w:bodyDiv w:val="1"/>
      <w:marLeft w:val="0"/>
      <w:marRight w:val="0"/>
      <w:marTop w:val="0"/>
      <w:marBottom w:val="0"/>
      <w:divBdr>
        <w:top w:val="none" w:sz="0" w:space="0" w:color="auto"/>
        <w:left w:val="none" w:sz="0" w:space="0" w:color="auto"/>
        <w:bottom w:val="none" w:sz="0" w:space="0" w:color="auto"/>
        <w:right w:val="none" w:sz="0" w:space="0" w:color="auto"/>
      </w:divBdr>
    </w:div>
    <w:div w:id="1507286740">
      <w:bodyDiv w:val="1"/>
      <w:marLeft w:val="0"/>
      <w:marRight w:val="0"/>
      <w:marTop w:val="0"/>
      <w:marBottom w:val="0"/>
      <w:divBdr>
        <w:top w:val="none" w:sz="0" w:space="0" w:color="auto"/>
        <w:left w:val="none" w:sz="0" w:space="0" w:color="auto"/>
        <w:bottom w:val="none" w:sz="0" w:space="0" w:color="auto"/>
        <w:right w:val="none" w:sz="0" w:space="0" w:color="auto"/>
      </w:divBdr>
    </w:div>
    <w:div w:id="1556743306">
      <w:bodyDiv w:val="1"/>
      <w:marLeft w:val="0"/>
      <w:marRight w:val="0"/>
      <w:marTop w:val="0"/>
      <w:marBottom w:val="0"/>
      <w:divBdr>
        <w:top w:val="none" w:sz="0" w:space="0" w:color="auto"/>
        <w:left w:val="none" w:sz="0" w:space="0" w:color="auto"/>
        <w:bottom w:val="none" w:sz="0" w:space="0" w:color="auto"/>
        <w:right w:val="none" w:sz="0" w:space="0" w:color="auto"/>
      </w:divBdr>
    </w:div>
    <w:div w:id="1603688561">
      <w:bodyDiv w:val="1"/>
      <w:marLeft w:val="0"/>
      <w:marRight w:val="0"/>
      <w:marTop w:val="0"/>
      <w:marBottom w:val="0"/>
      <w:divBdr>
        <w:top w:val="none" w:sz="0" w:space="0" w:color="auto"/>
        <w:left w:val="none" w:sz="0" w:space="0" w:color="auto"/>
        <w:bottom w:val="none" w:sz="0" w:space="0" w:color="auto"/>
        <w:right w:val="none" w:sz="0" w:space="0" w:color="auto"/>
      </w:divBdr>
    </w:div>
    <w:div w:id="1652828652">
      <w:bodyDiv w:val="1"/>
      <w:marLeft w:val="0"/>
      <w:marRight w:val="0"/>
      <w:marTop w:val="0"/>
      <w:marBottom w:val="0"/>
      <w:divBdr>
        <w:top w:val="none" w:sz="0" w:space="0" w:color="auto"/>
        <w:left w:val="none" w:sz="0" w:space="0" w:color="auto"/>
        <w:bottom w:val="none" w:sz="0" w:space="0" w:color="auto"/>
        <w:right w:val="none" w:sz="0" w:space="0" w:color="auto"/>
      </w:divBdr>
      <w:divsChild>
        <w:div w:id="830289737">
          <w:marLeft w:val="0"/>
          <w:marRight w:val="0"/>
          <w:marTop w:val="0"/>
          <w:marBottom w:val="0"/>
          <w:divBdr>
            <w:top w:val="none" w:sz="0" w:space="0" w:color="auto"/>
            <w:left w:val="none" w:sz="0" w:space="0" w:color="auto"/>
            <w:bottom w:val="none" w:sz="0" w:space="0" w:color="auto"/>
            <w:right w:val="none" w:sz="0" w:space="0" w:color="auto"/>
          </w:divBdr>
        </w:div>
        <w:div w:id="956788580">
          <w:marLeft w:val="0"/>
          <w:marRight w:val="0"/>
          <w:marTop w:val="0"/>
          <w:marBottom w:val="0"/>
          <w:divBdr>
            <w:top w:val="none" w:sz="0" w:space="0" w:color="auto"/>
            <w:left w:val="none" w:sz="0" w:space="0" w:color="auto"/>
            <w:bottom w:val="none" w:sz="0" w:space="0" w:color="auto"/>
            <w:right w:val="none" w:sz="0" w:space="0" w:color="auto"/>
          </w:divBdr>
        </w:div>
        <w:div w:id="1072392499">
          <w:marLeft w:val="0"/>
          <w:marRight w:val="0"/>
          <w:marTop w:val="0"/>
          <w:marBottom w:val="0"/>
          <w:divBdr>
            <w:top w:val="none" w:sz="0" w:space="0" w:color="auto"/>
            <w:left w:val="none" w:sz="0" w:space="0" w:color="auto"/>
            <w:bottom w:val="none" w:sz="0" w:space="0" w:color="auto"/>
            <w:right w:val="none" w:sz="0" w:space="0" w:color="auto"/>
          </w:divBdr>
        </w:div>
        <w:div w:id="1119104405">
          <w:marLeft w:val="0"/>
          <w:marRight w:val="0"/>
          <w:marTop w:val="0"/>
          <w:marBottom w:val="0"/>
          <w:divBdr>
            <w:top w:val="none" w:sz="0" w:space="0" w:color="auto"/>
            <w:left w:val="none" w:sz="0" w:space="0" w:color="auto"/>
            <w:bottom w:val="none" w:sz="0" w:space="0" w:color="auto"/>
            <w:right w:val="none" w:sz="0" w:space="0" w:color="auto"/>
          </w:divBdr>
        </w:div>
        <w:div w:id="1250773633">
          <w:marLeft w:val="0"/>
          <w:marRight w:val="0"/>
          <w:marTop w:val="0"/>
          <w:marBottom w:val="0"/>
          <w:divBdr>
            <w:top w:val="none" w:sz="0" w:space="0" w:color="auto"/>
            <w:left w:val="none" w:sz="0" w:space="0" w:color="auto"/>
            <w:bottom w:val="none" w:sz="0" w:space="0" w:color="auto"/>
            <w:right w:val="none" w:sz="0" w:space="0" w:color="auto"/>
          </w:divBdr>
        </w:div>
        <w:div w:id="1261453178">
          <w:marLeft w:val="0"/>
          <w:marRight w:val="0"/>
          <w:marTop w:val="0"/>
          <w:marBottom w:val="0"/>
          <w:divBdr>
            <w:top w:val="none" w:sz="0" w:space="0" w:color="auto"/>
            <w:left w:val="none" w:sz="0" w:space="0" w:color="auto"/>
            <w:bottom w:val="none" w:sz="0" w:space="0" w:color="auto"/>
            <w:right w:val="none" w:sz="0" w:space="0" w:color="auto"/>
          </w:divBdr>
        </w:div>
        <w:div w:id="1351177762">
          <w:marLeft w:val="0"/>
          <w:marRight w:val="0"/>
          <w:marTop w:val="0"/>
          <w:marBottom w:val="0"/>
          <w:divBdr>
            <w:top w:val="none" w:sz="0" w:space="0" w:color="auto"/>
            <w:left w:val="none" w:sz="0" w:space="0" w:color="auto"/>
            <w:bottom w:val="none" w:sz="0" w:space="0" w:color="auto"/>
            <w:right w:val="none" w:sz="0" w:space="0" w:color="auto"/>
          </w:divBdr>
        </w:div>
        <w:div w:id="1718121218">
          <w:marLeft w:val="0"/>
          <w:marRight w:val="0"/>
          <w:marTop w:val="0"/>
          <w:marBottom w:val="0"/>
          <w:divBdr>
            <w:top w:val="none" w:sz="0" w:space="0" w:color="auto"/>
            <w:left w:val="none" w:sz="0" w:space="0" w:color="auto"/>
            <w:bottom w:val="none" w:sz="0" w:space="0" w:color="auto"/>
            <w:right w:val="none" w:sz="0" w:space="0" w:color="auto"/>
          </w:divBdr>
        </w:div>
        <w:div w:id="1937326677">
          <w:marLeft w:val="0"/>
          <w:marRight w:val="0"/>
          <w:marTop w:val="0"/>
          <w:marBottom w:val="0"/>
          <w:divBdr>
            <w:top w:val="none" w:sz="0" w:space="0" w:color="auto"/>
            <w:left w:val="none" w:sz="0" w:space="0" w:color="auto"/>
            <w:bottom w:val="none" w:sz="0" w:space="0" w:color="auto"/>
            <w:right w:val="none" w:sz="0" w:space="0" w:color="auto"/>
          </w:divBdr>
        </w:div>
        <w:div w:id="1996686112">
          <w:marLeft w:val="0"/>
          <w:marRight w:val="0"/>
          <w:marTop w:val="0"/>
          <w:marBottom w:val="0"/>
          <w:divBdr>
            <w:top w:val="none" w:sz="0" w:space="0" w:color="auto"/>
            <w:left w:val="none" w:sz="0" w:space="0" w:color="auto"/>
            <w:bottom w:val="none" w:sz="0" w:space="0" w:color="auto"/>
            <w:right w:val="none" w:sz="0" w:space="0" w:color="auto"/>
          </w:divBdr>
        </w:div>
        <w:div w:id="2034072733">
          <w:marLeft w:val="0"/>
          <w:marRight w:val="0"/>
          <w:marTop w:val="0"/>
          <w:marBottom w:val="0"/>
          <w:divBdr>
            <w:top w:val="none" w:sz="0" w:space="0" w:color="auto"/>
            <w:left w:val="none" w:sz="0" w:space="0" w:color="auto"/>
            <w:bottom w:val="none" w:sz="0" w:space="0" w:color="auto"/>
            <w:right w:val="none" w:sz="0" w:space="0" w:color="auto"/>
          </w:divBdr>
        </w:div>
        <w:div w:id="2043088801">
          <w:marLeft w:val="0"/>
          <w:marRight w:val="0"/>
          <w:marTop w:val="0"/>
          <w:marBottom w:val="0"/>
          <w:divBdr>
            <w:top w:val="none" w:sz="0" w:space="0" w:color="auto"/>
            <w:left w:val="none" w:sz="0" w:space="0" w:color="auto"/>
            <w:bottom w:val="none" w:sz="0" w:space="0" w:color="auto"/>
            <w:right w:val="none" w:sz="0" w:space="0" w:color="auto"/>
          </w:divBdr>
        </w:div>
      </w:divsChild>
    </w:div>
    <w:div w:id="1653827052">
      <w:bodyDiv w:val="1"/>
      <w:marLeft w:val="0"/>
      <w:marRight w:val="0"/>
      <w:marTop w:val="0"/>
      <w:marBottom w:val="0"/>
      <w:divBdr>
        <w:top w:val="none" w:sz="0" w:space="0" w:color="auto"/>
        <w:left w:val="none" w:sz="0" w:space="0" w:color="auto"/>
        <w:bottom w:val="none" w:sz="0" w:space="0" w:color="auto"/>
        <w:right w:val="none" w:sz="0" w:space="0" w:color="auto"/>
      </w:divBdr>
    </w:div>
    <w:div w:id="1667051664">
      <w:bodyDiv w:val="1"/>
      <w:marLeft w:val="0"/>
      <w:marRight w:val="0"/>
      <w:marTop w:val="0"/>
      <w:marBottom w:val="0"/>
      <w:divBdr>
        <w:top w:val="none" w:sz="0" w:space="0" w:color="auto"/>
        <w:left w:val="none" w:sz="0" w:space="0" w:color="auto"/>
        <w:bottom w:val="none" w:sz="0" w:space="0" w:color="auto"/>
        <w:right w:val="none" w:sz="0" w:space="0" w:color="auto"/>
      </w:divBdr>
    </w:div>
    <w:div w:id="1786347100">
      <w:bodyDiv w:val="1"/>
      <w:marLeft w:val="0"/>
      <w:marRight w:val="0"/>
      <w:marTop w:val="0"/>
      <w:marBottom w:val="0"/>
      <w:divBdr>
        <w:top w:val="none" w:sz="0" w:space="0" w:color="auto"/>
        <w:left w:val="none" w:sz="0" w:space="0" w:color="auto"/>
        <w:bottom w:val="none" w:sz="0" w:space="0" w:color="auto"/>
        <w:right w:val="none" w:sz="0" w:space="0" w:color="auto"/>
      </w:divBdr>
    </w:div>
    <w:div w:id="1853765488">
      <w:bodyDiv w:val="1"/>
      <w:marLeft w:val="0"/>
      <w:marRight w:val="0"/>
      <w:marTop w:val="0"/>
      <w:marBottom w:val="0"/>
      <w:divBdr>
        <w:top w:val="none" w:sz="0" w:space="0" w:color="auto"/>
        <w:left w:val="none" w:sz="0" w:space="0" w:color="auto"/>
        <w:bottom w:val="none" w:sz="0" w:space="0" w:color="auto"/>
        <w:right w:val="none" w:sz="0" w:space="0" w:color="auto"/>
      </w:divBdr>
    </w:div>
    <w:div w:id="1910382198">
      <w:bodyDiv w:val="1"/>
      <w:marLeft w:val="0"/>
      <w:marRight w:val="0"/>
      <w:marTop w:val="0"/>
      <w:marBottom w:val="0"/>
      <w:divBdr>
        <w:top w:val="none" w:sz="0" w:space="0" w:color="auto"/>
        <w:left w:val="none" w:sz="0" w:space="0" w:color="auto"/>
        <w:bottom w:val="none" w:sz="0" w:space="0" w:color="auto"/>
        <w:right w:val="none" w:sz="0" w:space="0" w:color="auto"/>
      </w:divBdr>
    </w:div>
    <w:div w:id="1951861254">
      <w:bodyDiv w:val="1"/>
      <w:marLeft w:val="0"/>
      <w:marRight w:val="0"/>
      <w:marTop w:val="0"/>
      <w:marBottom w:val="0"/>
      <w:divBdr>
        <w:top w:val="none" w:sz="0" w:space="0" w:color="auto"/>
        <w:left w:val="none" w:sz="0" w:space="0" w:color="auto"/>
        <w:bottom w:val="none" w:sz="0" w:space="0" w:color="auto"/>
        <w:right w:val="none" w:sz="0" w:space="0" w:color="auto"/>
      </w:divBdr>
    </w:div>
    <w:div w:id="1984432077">
      <w:bodyDiv w:val="1"/>
      <w:marLeft w:val="0"/>
      <w:marRight w:val="0"/>
      <w:marTop w:val="0"/>
      <w:marBottom w:val="0"/>
      <w:divBdr>
        <w:top w:val="none" w:sz="0" w:space="0" w:color="auto"/>
        <w:left w:val="none" w:sz="0" w:space="0" w:color="auto"/>
        <w:bottom w:val="none" w:sz="0" w:space="0" w:color="auto"/>
        <w:right w:val="none" w:sz="0" w:space="0" w:color="auto"/>
      </w:divBdr>
    </w:div>
    <w:div w:id="1987008367">
      <w:bodyDiv w:val="1"/>
      <w:marLeft w:val="0"/>
      <w:marRight w:val="0"/>
      <w:marTop w:val="0"/>
      <w:marBottom w:val="0"/>
      <w:divBdr>
        <w:top w:val="none" w:sz="0" w:space="0" w:color="auto"/>
        <w:left w:val="none" w:sz="0" w:space="0" w:color="auto"/>
        <w:bottom w:val="none" w:sz="0" w:space="0" w:color="auto"/>
        <w:right w:val="none" w:sz="0" w:space="0" w:color="auto"/>
      </w:divBdr>
    </w:div>
    <w:div w:id="2026207894">
      <w:bodyDiv w:val="1"/>
      <w:marLeft w:val="0"/>
      <w:marRight w:val="0"/>
      <w:marTop w:val="0"/>
      <w:marBottom w:val="0"/>
      <w:divBdr>
        <w:top w:val="none" w:sz="0" w:space="0" w:color="auto"/>
        <w:left w:val="none" w:sz="0" w:space="0" w:color="auto"/>
        <w:bottom w:val="none" w:sz="0" w:space="0" w:color="auto"/>
        <w:right w:val="none" w:sz="0" w:space="0" w:color="auto"/>
      </w:divBdr>
    </w:div>
    <w:div w:id="2130318190">
      <w:bodyDiv w:val="1"/>
      <w:marLeft w:val="0"/>
      <w:marRight w:val="0"/>
      <w:marTop w:val="0"/>
      <w:marBottom w:val="0"/>
      <w:divBdr>
        <w:top w:val="none" w:sz="0" w:space="0" w:color="auto"/>
        <w:left w:val="none" w:sz="0" w:space="0" w:color="auto"/>
        <w:bottom w:val="none" w:sz="0" w:space="0" w:color="auto"/>
        <w:right w:val="none" w:sz="0" w:space="0" w:color="auto"/>
      </w:divBdr>
    </w:div>
    <w:div w:id="21346653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osf.io/nsy69"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iranka/Dropbox/Simon_Wouter_Shared/Writing/Marbles/CogSci/cogsci_full_paper_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D49AA4-E2DD-2D43-ABF7-405832B48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cogsci_full_paper_template_word.dotx</Template>
  <TotalTime>1003</TotalTime>
  <Pages>33</Pages>
  <Words>33213</Words>
  <Characters>189315</Characters>
  <Application>Microsoft Office Word</Application>
  <DocSecurity>0</DocSecurity>
  <Lines>1577</Lines>
  <Paragraphs>444</Paragraphs>
  <ScaleCrop>false</ScaleCrop>
  <HeadingPairs>
    <vt:vector size="2" baseType="variant">
      <vt:variant>
        <vt:lpstr>Title</vt:lpstr>
      </vt:variant>
      <vt:variant>
        <vt:i4>1</vt:i4>
      </vt:variant>
    </vt:vector>
  </HeadingPairs>
  <TitlesOfParts>
    <vt:vector size="1" baseType="lpstr">
      <vt:lpstr>Pre Test Excerpt</vt:lpstr>
    </vt:vector>
  </TitlesOfParts>
  <Company>University of California, Berkeley</Company>
  <LinksUpToDate>false</LinksUpToDate>
  <CharactersWithSpaces>222084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 Test Excerpt</dc:title>
  <dc:subject/>
  <dc:creator>Simon Ciranka</dc:creator>
  <cp:keywords/>
  <dc:description/>
  <cp:lastModifiedBy>Simon Ciranka</cp:lastModifiedBy>
  <cp:revision>2</cp:revision>
  <cp:lastPrinted>2020-06-23T12:19:00Z</cp:lastPrinted>
  <dcterms:created xsi:type="dcterms:W3CDTF">2020-06-11T12:55:00Z</dcterms:created>
  <dcterms:modified xsi:type="dcterms:W3CDTF">2020-07-13T17:32:00Z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5656c371-906e-3010-95b3-94be8a3f7af4</vt:lpwstr>
  </property>
</Properties>
</file>